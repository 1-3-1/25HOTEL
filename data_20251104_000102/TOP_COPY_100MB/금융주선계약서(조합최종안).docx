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comments.xml" ContentType="application/vnd.openxmlformats-officedocument.wordprocessingml.comments+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right="118"/>
        <w:jc w:val="center"/>
        <w:tabs>
          <w:tab w:val="left" w:pos="2160"/>
        </w:tabs>
        <w:rPr>
          <w:rFonts w:ascii="바탕체" w:eastAsia="바탕체" w:hAnsi="바탕체" w:cs="바탕체"/>
          <w:b/>
          <w:sz w:val="48"/>
          <w:szCs w:val="48"/>
          <w:u w:val="single" w:color="auto"/>
        </w:rPr>
      </w:pPr>
    </w:p>
    <w:p>
      <w:pPr>
        <w:ind w:right="118"/>
        <w:jc w:val="center"/>
        <w:tabs>
          <w:tab w:val="left" w:pos="2160"/>
        </w:tabs>
        <w:rPr>
          <w:rFonts w:ascii="바탕체" w:eastAsia="바탕체" w:hAnsi="바탕체" w:cs="바탕체"/>
          <w:b/>
          <w:sz w:val="48"/>
          <w:szCs w:val="48"/>
          <w:u w:val="single" w:color="auto"/>
        </w:rPr>
      </w:pPr>
    </w:p>
    <w:p>
      <w:pPr>
        <w:ind w:right="118"/>
        <w:jc w:val="center"/>
        <w:tabs>
          <w:tab w:val="left" w:pos="2160"/>
        </w:tabs>
        <w:rPr>
          <w:rFonts w:ascii="바탕체" w:eastAsia="바탕체" w:hAnsi="바탕체" w:cs="바탕체"/>
          <w:b/>
          <w:sz w:val="48"/>
          <w:szCs w:val="48"/>
          <w:u w:val="single" w:color="auto"/>
        </w:rPr>
      </w:pPr>
    </w:p>
    <w:p>
      <w:pPr>
        <w:ind w:right="118"/>
        <w:jc w:val="center"/>
        <w:tabs>
          <w:tab w:val="left" w:pos="2160"/>
        </w:tabs>
        <w:rPr>
          <w:rFonts w:ascii="바탕체" w:eastAsia="바탕체" w:hAnsi="바탕체" w:cs="바탕체"/>
          <w:b/>
          <w:sz w:val="48"/>
          <w:szCs w:val="48"/>
          <w:u w:val="single" w:color="auto"/>
        </w:rPr>
      </w:pPr>
    </w:p>
    <w:p>
      <w:pPr>
        <w:ind w:right="118"/>
        <w:jc w:val="center"/>
        <w:tabs>
          <w:tab w:val="left" w:pos="2160"/>
        </w:tabs>
        <w:rPr>
          <w:rFonts w:ascii="바탕체" w:eastAsia="바탕체" w:hAnsi="바탕체" w:cs="바탕체"/>
          <w:b/>
          <w:sz w:val="48"/>
          <w:szCs w:val="48"/>
          <w:u w:val="single" w:color="auto"/>
        </w:rPr>
      </w:pPr>
      <w:r>
        <w:rPr>
          <w:rFonts w:ascii="바탕체" w:eastAsia="바탕체" w:hAnsi="바탕체" w:cs="바탕체"/>
          <w:b/>
          <w:sz w:val="48"/>
          <w:szCs w:val="48"/>
          <w:u w:val="single" w:color="auto"/>
        </w:rPr>
        <w:t>금 융 주 선 계 약 서</w:t>
      </w: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6"/>
          <w:szCs w:val="36"/>
        </w:rPr>
      </w:pP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2"/>
          <w:szCs w:val="32"/>
        </w:rPr>
      </w:pPr>
      <w:r>
        <w:rPr>
          <w:rFonts w:ascii="바탕체" w:eastAsia="바탕체" w:hAnsi="바탕체" w:cs="바탕체"/>
          <w:b/>
          <w:sz w:val="32"/>
          <w:szCs w:val="32"/>
        </w:rPr>
        <w:t>2023년   월     일</w:t>
      </w:r>
    </w:p>
    <w:p>
      <w:pPr>
        <w:ind w:right="118"/>
        <w:tabs>
          <w:tab w:val="left" w:pos="2160"/>
        </w:tabs>
        <w:rPr>
          <w:rFonts w:ascii="바탕체" w:eastAsia="바탕체" w:hAnsi="바탕체" w:cs="바탕체"/>
          <w:b/>
          <w:sz w:val="36"/>
          <w:szCs w:val="36"/>
          <w:u w:val="single" w:color="auto"/>
        </w:rPr>
      </w:pPr>
    </w:p>
    <w:p>
      <w:pPr>
        <w:ind w:right="118"/>
        <w:tabs>
          <w:tab w:val="left" w:pos="2160"/>
        </w:tabs>
        <w:rPr>
          <w:rFonts w:ascii="바탕체" w:eastAsia="바탕체" w:hAnsi="바탕체" w:cs="바탕체"/>
          <w:b/>
          <w:sz w:val="36"/>
          <w:szCs w:val="36"/>
          <w:u w:val="single" w:color="auto"/>
        </w:rPr>
      </w:pPr>
    </w:p>
    <w:p>
      <w:pPr>
        <w:ind w:right="118"/>
        <w:jc w:val="center"/>
        <w:rPr>
          <w:rFonts w:ascii="바탕체" w:eastAsia="바탕체" w:hAnsi="바탕체" w:cs="바탕체"/>
          <w:b/>
          <w:sz w:val="32"/>
          <w:szCs w:val="32"/>
          <w:u w:val="single" w:color="auto"/>
        </w:rPr>
      </w:pPr>
    </w:p>
    <w:tbl>
      <w:tblPr>
        <w:tblStyle w:val="a5"/>
        <w:tblW w:w="8929" w:type="dxa"/>
        <w:tblInd w:w="0" w:type="dxa"/>
        <w:tblLook w:val="0000" w:firstRow="0" w:lastRow="0" w:firstColumn="0" w:lastColumn="0" w:noHBand="0" w:noVBand="0"/>
        <w:jc w:val="center"/>
        <w:tblLayout w:type="fixed"/>
      </w:tblPr>
      <w:tblGrid>
        <w:gridCol w:w="2313"/>
        <w:gridCol w:w="6616"/>
      </w:tblGrid>
      <w:tr>
        <w:trPr>
          <w:jc w:val="center"/>
          <w:trHeight w:val="907" w:hRule="atLeast"/>
        </w:trPr>
        <w:tc>
          <w:tcPr>
            <w:tcW w:w="2313" w:type="dxa"/>
            <w:vAlign w:val="center"/>
          </w:tcPr>
          <w:p>
            <w:pPr>
              <w:ind w:right="118"/>
              <w:jc w:val="right"/>
              <w:rPr>
                <w:rFonts w:ascii="바탕체" w:eastAsia="바탕체" w:hAnsi="바탕체" w:cs="바탕체"/>
                <w:b/>
                <w:sz w:val="28"/>
                <w:szCs w:val="28"/>
              </w:rPr>
            </w:pPr>
            <w:r>
              <w:rPr>
                <w:rFonts w:ascii="바탕체" w:eastAsia="바탕체" w:hAnsi="바탕체" w:cs="바탕체"/>
                <w:b/>
                <w:sz w:val="28"/>
                <w:szCs w:val="28"/>
              </w:rPr>
              <w:t>"갑</w:t>
            </w:r>
            <w:r>
              <w:rPr>
                <w:rFonts w:ascii="바탕체" w:eastAsia="바탕체" w:hAnsi="바탕체" w:cs="바탕체"/>
                <w:b/>
                <w:sz w:val="28"/>
                <w:szCs w:val="28"/>
              </w:rPr>
              <w:t>" :</w:t>
            </w:r>
          </w:p>
        </w:tc>
        <w:tc>
          <w:tcPr>
            <w:tcW w:w="6616" w:type="dxa"/>
            <w:vAlign w:val="center"/>
          </w:tcPr>
          <w:p>
            <w:pPr>
              <w:ind w:right="118"/>
              <w:rPr>
                <w:rFonts w:ascii="바탕체" w:eastAsia="바탕체" w:hAnsi="바탕체" w:cs="바탕체"/>
                <w:b/>
                <w:sz w:val="28"/>
                <w:szCs w:val="28"/>
              </w:rPr>
            </w:pPr>
            <w:r>
              <w:rPr>
                <w:rFonts w:ascii="바탕체" w:eastAsia="바탕체" w:hAnsi="바탕체" w:cs="바탕체"/>
                <w:b/>
                <w:sz w:val="28"/>
                <w:szCs w:val="28"/>
              </w:rPr>
              <w:t>의정부녹양역세권 주상복합 지역주택조합</w:t>
            </w:r>
          </w:p>
        </w:tc>
      </w:tr>
      <w:tr>
        <w:trPr>
          <w:jc w:val="center"/>
          <w:trHeight w:val="907" w:hRule="atLeast"/>
        </w:trPr>
        <w:tc>
          <w:tcPr>
            <w:tcW w:w="2313" w:type="dxa"/>
            <w:vAlign w:val="center"/>
          </w:tcPr>
          <w:p>
            <w:pPr>
              <w:ind w:right="118"/>
              <w:jc w:val="right"/>
              <w:rPr>
                <w:rFonts w:ascii="바탕체" w:eastAsia="바탕체" w:hAnsi="바탕체" w:cs="바탕체"/>
                <w:b/>
                <w:sz w:val="28"/>
                <w:szCs w:val="28"/>
              </w:rPr>
            </w:pPr>
            <w:r>
              <w:rPr>
                <w:rFonts w:ascii="바탕체" w:eastAsia="바탕체" w:hAnsi="바탕체" w:cs="바탕체"/>
                <w:b/>
                <w:sz w:val="28"/>
                <w:szCs w:val="28"/>
              </w:rPr>
              <w:t>"을</w:t>
            </w:r>
            <w:r>
              <w:rPr>
                <w:rFonts w:ascii="바탕체" w:eastAsia="바탕체" w:hAnsi="바탕체" w:cs="바탕체"/>
                <w:b/>
                <w:sz w:val="28"/>
                <w:szCs w:val="28"/>
              </w:rPr>
              <w:t>" :</w:t>
            </w:r>
          </w:p>
        </w:tc>
        <w:tc>
          <w:tcPr>
            <w:tcW w:w="6616" w:type="dxa"/>
            <w:vAlign w:val="center"/>
          </w:tcPr>
          <w:p>
            <w:pPr>
              <w:ind w:right="118"/>
              <w:rPr>
                <w:rFonts w:ascii="바탕체" w:eastAsia="바탕체" w:hAnsi="바탕체" w:cs="바탕체"/>
                <w:b/>
                <w:sz w:val="28"/>
                <w:szCs w:val="28"/>
              </w:rPr>
            </w:pPr>
            <w:r>
              <w:rPr>
                <w:rFonts w:ascii="바탕체" w:eastAsia="바탕체" w:hAnsi="바탕체" w:cs="바탕체"/>
                <w:b/>
                <w:sz w:val="28"/>
                <w:szCs w:val="28"/>
              </w:rPr>
              <w:t>메리츠증권</w:t>
            </w:r>
            <w:r>
              <w:rPr>
                <w:rFonts w:ascii="바탕체" w:eastAsia="바탕체" w:hAnsi="바탕체" w:cs="바탕체"/>
                <w:b/>
                <w:sz w:val="28"/>
                <w:szCs w:val="28"/>
              </w:rPr>
              <w:t xml:space="preserve"> 주식회사</w:t>
            </w:r>
          </w:p>
          <w:p>
            <w:pPr>
              <w:ind w:right="118"/>
              <w:rPr>
                <w:rFonts w:ascii="바탕체" w:eastAsia="바탕체" w:hAnsi="바탕체" w:cs="바탕체"/>
                <w:b/>
                <w:sz w:val="28"/>
                <w:szCs w:val="28"/>
              </w:rPr>
            </w:pPr>
            <w:r>
              <w:rPr>
                <w:rFonts w:ascii="바탕체" w:eastAsia="바탕체" w:hAnsi="바탕체" w:cs="바탕체"/>
                <w:b/>
                <w:sz w:val="28"/>
                <w:szCs w:val="28"/>
              </w:rPr>
              <w:t>흥국증권</w:t>
            </w:r>
            <w:r>
              <w:rPr>
                <w:rFonts w:ascii="바탕체" w:eastAsia="바탕체" w:hAnsi="바탕체" w:cs="바탕체"/>
                <w:b/>
                <w:sz w:val="28"/>
                <w:szCs w:val="28"/>
              </w:rPr>
              <w:t xml:space="preserve"> 주식회사</w:t>
            </w:r>
          </w:p>
          <w:p>
            <w:pPr>
              <w:ind w:right="118"/>
              <w:rPr>
                <w:rFonts w:ascii="바탕체" w:eastAsia="바탕체" w:hAnsi="바탕체" w:cs="바탕체"/>
                <w:b/>
                <w:sz w:val="28"/>
                <w:szCs w:val="28"/>
              </w:rPr>
            </w:pPr>
            <w:r>
              <w:rPr>
                <w:rFonts w:ascii="바탕체" w:eastAsia="바탕체" w:hAnsi="바탕체" w:cs="바탕체"/>
                <w:b/>
                <w:sz w:val="28"/>
                <w:szCs w:val="28"/>
              </w:rPr>
              <w:t>다올자산운용 주식회사</w:t>
            </w:r>
          </w:p>
        </w:tc>
      </w:tr>
    </w:tbl>
    <w:p>
      <w:pPr>
        <w:ind w:right="118"/>
        <w:widowControl/>
        <w:rPr>
          <w:rFonts w:ascii="바탕체" w:eastAsia="바탕체" w:hAnsi="바탕체" w:cs="바탕체"/>
          <w:sz w:val="22"/>
          <w:szCs w:val="22"/>
        </w:rPr>
      </w:pPr>
    </w:p>
    <w:p>
      <w:pPr>
        <w:ind w:right="118"/>
        <w:widowControl/>
        <w:rPr>
          <w:rFonts w:ascii="바탕체" w:eastAsia="바탕체" w:hAnsi="바탕체" w:cs="바탕체"/>
          <w:sz w:val="22"/>
          <w:szCs w:val="22"/>
        </w:rPr>
      </w:pPr>
      <w:r>
        <w:br w:type="page"/>
      </w:r>
    </w:p>
    <w:p>
      <w:pPr>
        <w:ind w:right="118"/>
        <w:jc w:val="center"/>
        <w:rPr>
          <w:rFonts w:ascii="바탕체" w:eastAsia="바탕체" w:hAnsi="바탕체" w:cs="바탕체"/>
          <w:b/>
        </w:rPr>
      </w:pPr>
      <w:r>
        <w:rPr>
          <w:rFonts w:ascii="바탕체" w:eastAsia="바탕체" w:hAnsi="바탕체" w:cs="바탕체"/>
          <w:b/>
        </w:rPr>
        <w:t xml:space="preserve">본 계약서는 법령 및 </w:t>
      </w:r>
      <w:r>
        <w:rPr>
          <w:rFonts w:ascii="바탕체" w:eastAsia="바탕체" w:hAnsi="바탕체" w:cs="바탕체"/>
          <w:b/>
        </w:rPr>
        <w:t>메리츠증권</w:t>
      </w:r>
      <w:r>
        <w:rPr>
          <w:rFonts w:ascii="바탕체" w:eastAsia="바탕체" w:hAnsi="바탕체" w:cs="바탕체"/>
          <w:b/>
        </w:rPr>
        <w:t xml:space="preserve"> 내부통제기준에 따른 절차를 거쳐 제공되는 서류입니다.</w:t>
      </w:r>
    </w:p>
    <w:p>
      <w:pPr>
        <w:ind w:right="118"/>
        <w:rPr>
          <w:rFonts w:ascii="바탕체" w:eastAsia="바탕체" w:hAnsi="바탕체" w:cs="바탕체"/>
          <w:b/>
          <w:sz w:val="22"/>
          <w:szCs w:val="22"/>
        </w:rPr>
      </w:pPr>
    </w:p>
    <w:p>
      <w:pPr>
        <w:ind w:right="118"/>
        <w:rPr>
          <w:rFonts w:ascii="바탕체" w:eastAsia="바탕체" w:hAnsi="바탕체" w:cs="바탕체"/>
          <w:sz w:val="22"/>
          <w:szCs w:val="22"/>
        </w:rPr>
      </w:pPr>
      <w:r>
        <w:rPr>
          <w:rFonts w:ascii="바탕체" w:eastAsia="바탕체" w:hAnsi="바탕체" w:cs="바탕체"/>
          <w:b/>
          <w:sz w:val="22"/>
          <w:szCs w:val="22"/>
        </w:rPr>
        <w:t xml:space="preserve">경기도 의정부시 </w:t>
      </w:r>
      <w:r>
        <w:rPr>
          <w:rFonts w:ascii="바탕체" w:eastAsia="바탕체" w:hAnsi="바탕체" w:cs="바탕체"/>
          <w:b/>
          <w:sz w:val="22"/>
          <w:szCs w:val="22"/>
        </w:rPr>
        <w:t>가능동</w:t>
      </w:r>
      <w:r>
        <w:rPr>
          <w:rFonts w:ascii="바탕체" w:eastAsia="바탕체" w:hAnsi="바탕체" w:cs="바탕체"/>
          <w:b/>
          <w:sz w:val="22"/>
          <w:szCs w:val="22"/>
        </w:rPr>
        <w:t xml:space="preserve"> 91-2번지 일원</w:t>
      </w:r>
      <w:r>
        <w:rPr>
          <w:rFonts w:ascii="바탕체" w:eastAsia="바탕체" w:hAnsi="바탕체" w:cs="바탕체"/>
          <w:sz w:val="22"/>
          <w:szCs w:val="22"/>
        </w:rPr>
        <w:t xml:space="preserve">에 사업장을 둔 </w:t>
      </w:r>
      <w:r>
        <w:rPr>
          <w:rFonts w:ascii="바탕체" w:eastAsia="바탕체" w:hAnsi="바탕체" w:cs="바탕체"/>
          <w:b/>
          <w:sz w:val="22"/>
          <w:szCs w:val="22"/>
        </w:rPr>
        <w:t>의정부녹양역세권 주상복합 지역주택조합</w:t>
      </w:r>
      <w:r>
        <w:rPr>
          <w:rFonts w:ascii="바탕체" w:eastAsia="바탕체" w:hAnsi="바탕체" w:cs="바탕체"/>
          <w:sz w:val="22"/>
          <w:szCs w:val="22"/>
        </w:rPr>
        <w:t>(이하 "</w:t>
      </w:r>
      <w:r>
        <w:rPr>
          <w:rFonts w:ascii="바탕체" w:eastAsia="바탕체" w:hAnsi="바탕체" w:cs="바탕체"/>
          <w:b/>
          <w:sz w:val="22"/>
          <w:szCs w:val="22"/>
        </w:rPr>
        <w:t>갑</w:t>
      </w:r>
      <w:r>
        <w:rPr>
          <w:rFonts w:ascii="바탕체" w:eastAsia="바탕체" w:hAnsi="바탕체" w:cs="바탕체"/>
          <w:sz w:val="22"/>
          <w:szCs w:val="22"/>
        </w:rPr>
        <w:t xml:space="preserve">"이라 한다)과 </w:t>
      </w:r>
      <w:r>
        <w:rPr>
          <w:rFonts w:ascii="바탕체" w:eastAsia="바탕체" w:hAnsi="바탕체" w:cs="바탕체"/>
          <w:b/>
          <w:sz w:val="22"/>
          <w:szCs w:val="22"/>
        </w:rPr>
        <w:t xml:space="preserve">서울 영등포구 </w:t>
      </w:r>
      <w:r>
        <w:rPr>
          <w:rFonts w:ascii="바탕체" w:eastAsia="바탕체" w:hAnsi="바탕체" w:cs="바탕체"/>
          <w:b/>
          <w:sz w:val="22"/>
          <w:szCs w:val="22"/>
        </w:rPr>
        <w:t>국제금융로</w:t>
      </w:r>
      <w:r>
        <w:rPr>
          <w:rFonts w:ascii="바탕체" w:eastAsia="바탕체" w:hAnsi="바탕체" w:cs="바탕체"/>
          <w:b/>
          <w:sz w:val="22"/>
          <w:szCs w:val="22"/>
        </w:rPr>
        <w:t xml:space="preserve"> 10(여의도동, Three IFC)</w:t>
      </w:r>
      <w:r>
        <w:rPr>
          <w:rFonts w:ascii="바탕체" w:eastAsia="바탕체" w:hAnsi="바탕체" w:cs="바탕체"/>
          <w:sz w:val="22"/>
          <w:szCs w:val="22"/>
        </w:rPr>
        <w:t xml:space="preserve">에 본사를 둔 </w:t>
      </w:r>
      <w:r>
        <w:rPr>
          <w:rFonts w:ascii="바탕체" w:eastAsia="바탕체" w:hAnsi="바탕체" w:cs="바탕체"/>
          <w:b/>
          <w:sz w:val="22"/>
          <w:szCs w:val="22"/>
        </w:rPr>
        <w:t>메리츠증권</w:t>
      </w:r>
      <w:r>
        <w:rPr>
          <w:rFonts w:ascii="바탕체" w:eastAsia="바탕체" w:hAnsi="바탕체" w:cs="바탕체"/>
          <w:b/>
          <w:sz w:val="22"/>
          <w:szCs w:val="22"/>
        </w:rPr>
        <w:t xml:space="preserve"> 주식회사</w:t>
      </w:r>
      <w:r>
        <w:rPr>
          <w:rFonts w:ascii="바탕체" w:eastAsia="바탕체" w:hAnsi="바탕체" w:cs="바탕체"/>
          <w:sz w:val="22"/>
          <w:szCs w:val="22"/>
        </w:rPr>
        <w:t>(이하 "</w:t>
      </w:r>
      <w:r>
        <w:rPr>
          <w:rFonts w:ascii="바탕체" w:eastAsia="바탕체" w:hAnsi="바탕체" w:cs="바탕체"/>
          <w:b/>
          <w:sz w:val="22"/>
          <w:szCs w:val="22"/>
        </w:rPr>
        <w:t>을1</w:t>
      </w:r>
      <w:r>
        <w:rPr>
          <w:rFonts w:ascii="바탕체" w:eastAsia="바탕체" w:hAnsi="바탕체" w:cs="바탕체"/>
          <w:sz w:val="22"/>
          <w:szCs w:val="22"/>
        </w:rPr>
        <w:t xml:space="preserve">"이라 한다), 서울 영등포구 </w:t>
      </w:r>
      <w:r>
        <w:rPr>
          <w:rFonts w:ascii="바탕체" w:eastAsia="바탕체" w:hAnsi="바탕체" w:cs="바탕체"/>
          <w:sz w:val="22"/>
          <w:szCs w:val="22"/>
        </w:rPr>
        <w:t>국제금융로</w:t>
      </w:r>
      <w:r>
        <w:rPr>
          <w:rFonts w:ascii="바탕체" w:eastAsia="바탕체" w:hAnsi="바탕체" w:cs="바탕체"/>
          <w:sz w:val="22"/>
          <w:szCs w:val="22"/>
        </w:rPr>
        <w:t xml:space="preserve">2길 32. 14층(여의도동 </w:t>
      </w:r>
      <w:r>
        <w:rPr>
          <w:rFonts w:ascii="바탕체" w:eastAsia="바탕체" w:hAnsi="바탕체" w:cs="바탕체"/>
          <w:sz w:val="22"/>
          <w:szCs w:val="22"/>
        </w:rPr>
        <w:t>여의도파이낸스타워</w:t>
      </w:r>
      <w:r>
        <w:rPr>
          <w:rFonts w:ascii="바탕체" w:eastAsia="바탕체" w:hAnsi="바탕체" w:cs="바탕체"/>
          <w:sz w:val="22"/>
          <w:szCs w:val="22"/>
        </w:rPr>
        <w:t xml:space="preserve">)에 본사를 둔 </w:t>
      </w:r>
      <w:r>
        <w:rPr>
          <w:rFonts w:ascii="바탕체" w:eastAsia="바탕체" w:hAnsi="바탕체" w:cs="바탕체"/>
          <w:sz w:val="22"/>
          <w:szCs w:val="22"/>
        </w:rPr>
        <w:t>흥국증권</w:t>
      </w:r>
      <w:r>
        <w:rPr>
          <w:rFonts w:ascii="바탕체" w:eastAsia="바탕체" w:hAnsi="바탕체" w:cs="바탕체"/>
          <w:sz w:val="22"/>
          <w:szCs w:val="22"/>
        </w:rPr>
        <w:t xml:space="preserve"> 주식회사(이하 “을2”라 한다), 및 서울 영등포구 </w:t>
      </w:r>
      <w:r>
        <w:rPr>
          <w:rFonts w:ascii="바탕체" w:eastAsia="바탕체" w:hAnsi="바탕체" w:cs="바탕체"/>
          <w:sz w:val="22"/>
          <w:szCs w:val="22"/>
        </w:rPr>
        <w:t>여의나루로</w:t>
      </w:r>
      <w:r>
        <w:rPr>
          <w:rFonts w:ascii="바탕체" w:eastAsia="바탕체" w:hAnsi="바탕체" w:cs="바탕체"/>
          <w:sz w:val="22"/>
          <w:szCs w:val="22"/>
        </w:rPr>
        <w:t xml:space="preserve"> 60 </w:t>
      </w:r>
      <w:r>
        <w:rPr>
          <w:rFonts w:ascii="바탕체" w:eastAsia="바탕체" w:hAnsi="바탕체" w:cs="바탕체"/>
          <w:color w:val="FF0000"/>
          <w:sz w:val="22"/>
          <w:szCs w:val="22"/>
        </w:rPr>
        <w:t>여의도</w:t>
      </w:r>
      <w:r>
        <w:rPr>
          <w:rFonts w:ascii="바탕체" w:eastAsia="바탕체" w:hAnsi="바탕체" w:cs="바탕체"/>
          <w:sz w:val="22"/>
          <w:szCs w:val="22"/>
        </w:rPr>
        <w:t xml:space="preserve"> </w:t>
      </w:r>
      <w:r>
        <w:rPr>
          <w:rFonts w:ascii="바탕체" w:eastAsia="바탕체" w:hAnsi="바탕체" w:cs="바탕체"/>
          <w:sz w:val="22"/>
          <w:szCs w:val="22"/>
        </w:rPr>
        <w:t>포스트타워</w:t>
      </w:r>
      <w:r>
        <w:rPr>
          <w:rFonts w:ascii="바탕체" w:eastAsia="바탕체" w:hAnsi="바탕체" w:cs="바탕체"/>
          <w:sz w:val="22"/>
          <w:szCs w:val="22"/>
        </w:rPr>
        <w:t xml:space="preserve"> 28층(여의도동, 여의도우체국) 에 본사를 둔 다올자산운용 주식회사(이하 “을3”이라 한다, 이하 "을1", "을2", “을3”을 “을”이라 한다)는 2023년 </w:t>
      </w:r>
      <w:r>
        <w:rPr>
          <w:rFonts w:ascii="바탕체" w:eastAsia="바탕체" w:hAnsi="바탕체" w:cs="바탕체"/>
          <w:sz w:val="22"/>
          <w:szCs w:val="22"/>
        </w:rPr>
        <w:t>[  ]</w:t>
      </w:r>
      <w:r>
        <w:rPr>
          <w:rFonts w:ascii="바탕체" w:eastAsia="바탕체" w:hAnsi="바탕체" w:cs="바탕체"/>
          <w:sz w:val="22"/>
          <w:szCs w:val="22"/>
        </w:rPr>
        <w:t>월 [  ]일자로 다음과 같이 금융주선계약(이하 "</w:t>
      </w:r>
      <w:r>
        <w:rPr>
          <w:rFonts w:ascii="바탕체" w:eastAsia="바탕체" w:hAnsi="바탕체" w:cs="바탕체"/>
          <w:b/>
          <w:sz w:val="22"/>
          <w:szCs w:val="22"/>
        </w:rPr>
        <w:t>본 계약</w:t>
      </w:r>
      <w:r>
        <w:rPr>
          <w:rFonts w:ascii="바탕체" w:eastAsia="바탕체" w:hAnsi="바탕체" w:cs="바탕체"/>
          <w:sz w:val="22"/>
          <w:szCs w:val="22"/>
        </w:rPr>
        <w:t xml:space="preserve">"이라 한다)을 체결하고, 신의성실의 원칙에 따라 이행하기로 한다. </w:t>
      </w: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rPr>
          <w:rFonts w:ascii="바탕체" w:eastAsia="바탕체" w:hAnsi="바탕체" w:cs="바탕체"/>
          <w:sz w:val="22"/>
          <w:szCs w:val="22"/>
        </w:rPr>
      </w:pPr>
      <w:r>
        <w:rPr>
          <w:rFonts w:ascii="바탕체" w:eastAsia="바탕체" w:hAnsi="바탕체" w:cs="바탕체"/>
          <w:sz w:val="22"/>
          <w:szCs w:val="22"/>
        </w:rPr>
        <w:t xml:space="preserve">                               -   다           음   - </w:t>
      </w: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제1조 (목적) </w:t>
      </w:r>
    </w:p>
    <w:p>
      <w:pPr>
        <w:ind w:right="118"/>
        <w:rPr>
          <w:rFonts w:ascii="바탕체" w:eastAsia="바탕체" w:hAnsi="바탕체" w:cs="바탕체"/>
          <w:sz w:val="22"/>
          <w:szCs w:val="22"/>
        </w:rPr>
      </w:pPr>
      <w:r>
        <w:rPr>
          <w:rFonts w:ascii="바탕체" w:eastAsia="바탕체" w:hAnsi="바탕체" w:cs="바탕체"/>
          <w:sz w:val="22"/>
          <w:szCs w:val="22"/>
        </w:rPr>
        <w:t>본 계약의 목적은 "갑"이 추진하고자 하는 의정부녹약역세권 주상복합 개발사업 (이하 포괄하여 "</w:t>
      </w:r>
      <w:r>
        <w:rPr>
          <w:rFonts w:ascii="바탕체" w:eastAsia="바탕체" w:hAnsi="바탕체" w:cs="바탕체"/>
          <w:b/>
          <w:sz w:val="22"/>
          <w:szCs w:val="22"/>
        </w:rPr>
        <w:t>본건 사업</w:t>
      </w:r>
      <w:r>
        <w:rPr>
          <w:rFonts w:ascii="바탕체" w:eastAsia="바탕체" w:hAnsi="바탕체" w:cs="바탕체"/>
          <w:sz w:val="22"/>
          <w:szCs w:val="22"/>
        </w:rPr>
        <w:t xml:space="preserve">"이라 한다)의 </w:t>
      </w:r>
      <w:r>
        <w:rPr>
          <w:rFonts w:ascii="바탕체" w:eastAsia="바탕체" w:hAnsi="바탕체" w:cs="바탕체"/>
          <w:sz w:val="22"/>
          <w:szCs w:val="22"/>
        </w:rPr>
        <w:t>브릿지</w:t>
      </w:r>
      <w:r>
        <w:rPr>
          <w:rFonts w:ascii="바탕체" w:eastAsia="바탕체" w:hAnsi="바탕체" w:cs="바탕체"/>
          <w:sz w:val="22"/>
          <w:szCs w:val="22"/>
        </w:rPr>
        <w:t xml:space="preserve"> 및 본PF 대출 자금조달을 위해 "을”이 독점적으로 공동 </w:t>
      </w:r>
      <w:r>
        <w:rPr>
          <w:rFonts w:ascii="바탕체" w:eastAsia="바탕체" w:hAnsi="바탕체" w:cs="바탕체"/>
          <w:sz w:val="22"/>
          <w:szCs w:val="22"/>
        </w:rPr>
        <w:t>금융주선</w:t>
      </w:r>
      <w:r>
        <w:rPr>
          <w:rFonts w:ascii="바탕체" w:eastAsia="바탕체" w:hAnsi="바탕체" w:cs="바탕체"/>
          <w:sz w:val="22"/>
          <w:szCs w:val="22"/>
        </w:rPr>
        <w:t xml:space="preserve"> 업무 등(이하 "</w:t>
      </w:r>
      <w:r>
        <w:rPr>
          <w:rFonts w:ascii="바탕체" w:eastAsia="바탕체" w:hAnsi="바탕체" w:cs="바탕체"/>
          <w:b/>
          <w:sz w:val="22"/>
          <w:szCs w:val="22"/>
        </w:rPr>
        <w:t xml:space="preserve">본건 </w:t>
      </w:r>
      <w:r>
        <w:rPr>
          <w:rFonts w:ascii="바탕체" w:eastAsia="바탕체" w:hAnsi="바탕체" w:cs="바탕체"/>
          <w:b/>
          <w:sz w:val="22"/>
          <w:szCs w:val="22"/>
        </w:rPr>
        <w:t>금융주선</w:t>
      </w:r>
      <w:r>
        <w:rPr>
          <w:rFonts w:ascii="바탕체" w:eastAsia="바탕체" w:hAnsi="바탕체" w:cs="바탕체"/>
          <w:sz w:val="22"/>
          <w:szCs w:val="22"/>
        </w:rPr>
        <w:t xml:space="preserve">"이라 한다)을 수행하고, "갑"이 "을"에게 "본건 </w:t>
      </w:r>
      <w:r>
        <w:rPr>
          <w:rFonts w:ascii="바탕체" w:eastAsia="바탕체" w:hAnsi="바탕체" w:cs="바탕체"/>
          <w:sz w:val="22"/>
          <w:szCs w:val="22"/>
        </w:rPr>
        <w:t>금융주선</w:t>
      </w:r>
      <w:r>
        <w:rPr>
          <w:rFonts w:ascii="바탕체" w:eastAsia="바탕체" w:hAnsi="바탕체" w:cs="바탕체"/>
          <w:sz w:val="22"/>
          <w:szCs w:val="22"/>
        </w:rPr>
        <w:t xml:space="preserve">"에 대한 수수료를 지급함에 있어 필요한 제반 사항을 정하는데 있다. </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제2조 (금융주선사의 선정)</w:t>
      </w:r>
    </w:p>
    <w:p>
      <w:pPr>
        <w:ind w:right="118"/>
        <w:rPr>
          <w:rFonts w:ascii="바탕체" w:eastAsia="바탕체" w:hAnsi="바탕체" w:cs="바탕체"/>
          <w:sz w:val="22"/>
          <w:szCs w:val="22"/>
        </w:rPr>
      </w:pPr>
      <w:r>
        <w:rPr>
          <w:rFonts w:ascii="바탕체" w:eastAsia="바탕체" w:hAnsi="바탕체" w:cs="바탕체"/>
          <w:sz w:val="22"/>
          <w:szCs w:val="22"/>
        </w:rPr>
        <w:t xml:space="preserve">"갑"은 "을1", "을2", “을3”을 공동으로 "본건 사업"의 성공적인 추진을 위하여 "본건 </w:t>
      </w:r>
      <w:r>
        <w:rPr>
          <w:rFonts w:ascii="바탕체" w:eastAsia="바탕체" w:hAnsi="바탕체" w:cs="바탕체"/>
          <w:sz w:val="22"/>
          <w:szCs w:val="22"/>
        </w:rPr>
        <w:t>금융주선</w:t>
      </w:r>
      <w:r>
        <w:rPr>
          <w:rFonts w:ascii="바탕체" w:eastAsia="바탕체" w:hAnsi="바탕체" w:cs="바탕체"/>
          <w:sz w:val="22"/>
          <w:szCs w:val="22"/>
        </w:rPr>
        <w:t>"에 대한 독점적 금융주선사로 선정하고, "을"은 이를 승낙한다.</w:t>
      </w:r>
    </w:p>
    <w:p>
      <w:pPr>
        <w:ind w:left="1118" w:right="118" w:hanging="39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제3조 (본건 </w:t>
      </w:r>
      <w:r>
        <w:rPr>
          <w:rFonts w:ascii="바탕체" w:eastAsia="바탕체" w:hAnsi="바탕체" w:cs="바탕체"/>
          <w:b/>
          <w:sz w:val="22"/>
          <w:szCs w:val="22"/>
        </w:rPr>
        <w:t>금융주선의</w:t>
      </w:r>
      <w:r>
        <w:rPr>
          <w:rFonts w:ascii="바탕체" w:eastAsia="바탕체" w:hAnsi="바탕체" w:cs="바탕체"/>
          <w:b/>
          <w:sz w:val="22"/>
          <w:szCs w:val="22"/>
        </w:rPr>
        <w:t xml:space="preserve"> 내용)</w:t>
      </w:r>
    </w:p>
    <w:p>
      <w:pPr>
        <w:ind w:left="760" w:right="118" w:hanging="357"/>
        <w:numPr>
          <w:ilvl w:val="0"/>
          <w:numId w:val="1"/>
        </w:numPr>
        <w:rPr>
          <w:rFonts w:ascii="바탕체" w:eastAsia="바탕체" w:hAnsi="바탕체" w:cs="바탕체"/>
          <w:sz w:val="22"/>
          <w:szCs w:val="22"/>
        </w:rPr>
      </w:pPr>
      <w:bookmarkStart w:id="13" w:name="_gjdgxs" w:colFirst="0" w:colLast="0"/>
      <w:bookmarkEnd w:id="13"/>
      <w:r>
        <w:rPr>
          <w:rFonts w:ascii="바탕체" w:eastAsia="바탕체" w:hAnsi="바탕체" w:cs="바탕체"/>
          <w:sz w:val="22"/>
          <w:szCs w:val="22"/>
        </w:rPr>
        <w:t xml:space="preserve">“을"은 "본건 사업"에 필요한 </w:t>
      </w:r>
      <w:r>
        <w:rPr>
          <w:rFonts w:ascii="바탕체" w:eastAsia="바탕체" w:hAnsi="바탕체" w:cs="바탕체"/>
          <w:b/>
          <w:sz w:val="22"/>
          <w:szCs w:val="22"/>
        </w:rPr>
        <w:t>브릿지대출</w:t>
      </w:r>
      <w:r>
        <w:rPr>
          <w:rFonts w:ascii="바탕체" w:eastAsia="바탕체" w:hAnsi="바탕체" w:cs="바탕체"/>
          <w:sz w:val="22"/>
          <w:szCs w:val="22"/>
        </w:rPr>
        <w:t xml:space="preserve"> </w:t>
      </w:r>
      <w:r>
        <w:rPr>
          <w:rFonts w:ascii="바탕체" w:eastAsia="바탕체" w:hAnsi="바탕체" w:cs="바탕체"/>
          <w:b/>
          <w:sz w:val="22"/>
          <w:szCs w:val="22"/>
        </w:rPr>
        <w:t xml:space="preserve">금 </w:t>
      </w:r>
      <w:r>
        <w:rPr>
          <w:rFonts w:ascii="바탕체" w:eastAsia="바탕체" w:hAnsi="바탕체" w:cs="바탕체"/>
          <w:b/>
          <w:color w:val="FF0000"/>
          <w:sz w:val="22"/>
          <w:szCs w:val="22"/>
        </w:rPr>
        <w:t>일천팔백억</w:t>
      </w:r>
      <w:r>
        <w:rPr>
          <w:rFonts w:ascii="바탕체" w:eastAsia="바탕체" w:hAnsi="바탕체" w:cs="바탕체"/>
          <w:b/>
          <w:sz w:val="22"/>
          <w:szCs w:val="22"/>
        </w:rPr>
        <w:t xml:space="preserve">원(\180,000,000,000) 및 본PF 대출 금 </w:t>
      </w:r>
      <w:r>
        <w:rPr>
          <w:rFonts w:ascii="바탕체" w:eastAsia="바탕체" w:hAnsi="바탕체" w:cs="바탕체"/>
          <w:b/>
          <w:color w:val="FF0000"/>
          <w:sz w:val="22"/>
          <w:szCs w:val="22"/>
        </w:rPr>
        <w:t>이천오백억</w:t>
      </w:r>
      <w:r>
        <w:rPr>
          <w:rFonts w:ascii="바탕체" w:eastAsia="바탕체" w:hAnsi="바탕체" w:cs="바탕체"/>
          <w:b/>
          <w:sz w:val="22"/>
          <w:szCs w:val="22"/>
        </w:rPr>
        <w:t>원</w:t>
      </w:r>
      <w:r>
        <w:rPr>
          <w:rFonts w:ascii="바탕체" w:eastAsia="바탕체" w:hAnsi="바탕체" w:cs="바탕체"/>
          <w:b/>
          <w:sz w:val="22"/>
          <w:szCs w:val="22"/>
        </w:rPr>
        <w:t xml:space="preserve">(\250,000,000,000)(이하 “조달예정금액”) </w:t>
      </w:r>
      <w:r>
        <w:rPr>
          <w:rFonts w:ascii="바탕체" w:eastAsia="바탕체" w:hAnsi="바탕체" w:cs="바탕체"/>
          <w:sz w:val="22"/>
          <w:szCs w:val="22"/>
        </w:rPr>
        <w:t xml:space="preserve">내외의 자금조달에 관한 "본건 </w:t>
      </w:r>
      <w:r>
        <w:rPr>
          <w:rFonts w:ascii="바탕체" w:eastAsia="바탕체" w:hAnsi="바탕체" w:cs="바탕체"/>
          <w:sz w:val="22"/>
          <w:szCs w:val="22"/>
        </w:rPr>
        <w:t>금융주선</w:t>
      </w:r>
      <w:r>
        <w:rPr>
          <w:rFonts w:ascii="바탕체" w:eastAsia="바탕체" w:hAnsi="바탕체" w:cs="바탕체"/>
          <w:sz w:val="22"/>
          <w:szCs w:val="22"/>
        </w:rPr>
        <w:t>"과 관련된 다음 각 호의 업무를 수행한다.</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자금조달을 위한 금융기관의 섭외, 모집, 주선</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금융기관, 차주, 기타 이해당사자간 의견 조율 및 조정</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본 건 사업과 관련한 자료의 전달 및 설명</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금융조건 등과 관련한 자료의 전달 및 설명</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위 각호에 부수하는 업무</w:t>
      </w:r>
    </w:p>
    <w:p>
      <w:pPr>
        <w:ind w:left="800" w:right="118"/>
        <w:rPr>
          <w:rFonts w:ascii="바탕체" w:eastAsia="바탕체" w:hAnsi="바탕체" w:cs="바탕체"/>
          <w:sz w:val="22"/>
          <w:szCs w:val="22"/>
        </w:rPr>
      </w:pPr>
    </w:p>
    <w:p>
      <w:pPr>
        <w:ind w:left="760" w:right="118" w:hanging="357"/>
        <w:numPr>
          <w:ilvl w:val="0"/>
          <w:numId w:val="1"/>
        </w:numPr>
        <w:rPr>
          <w:rFonts w:ascii="바탕체" w:eastAsia="바탕체" w:hAnsi="바탕체" w:cs="바탕체"/>
          <w:sz w:val="22"/>
          <w:szCs w:val="22"/>
        </w:rPr>
      </w:pPr>
      <w:r>
        <w:rPr>
          <w:rFonts w:ascii="바탕체" w:eastAsia="바탕체" w:hAnsi="바탕체" w:cs="바탕체"/>
          <w:sz w:val="22"/>
          <w:szCs w:val="22"/>
        </w:rPr>
        <w:t xml:space="preserve">"본건 </w:t>
      </w:r>
      <w:r>
        <w:rPr>
          <w:rFonts w:ascii="바탕체" w:eastAsia="바탕체" w:hAnsi="바탕체" w:cs="바탕체"/>
          <w:sz w:val="22"/>
          <w:szCs w:val="22"/>
        </w:rPr>
        <w:t>금융주선</w:t>
      </w:r>
      <w:r>
        <w:rPr>
          <w:rFonts w:ascii="바탕체" w:eastAsia="바탕체" w:hAnsi="바탕체" w:cs="바탕체"/>
          <w:sz w:val="22"/>
          <w:szCs w:val="22"/>
        </w:rPr>
        <w:t xml:space="preserve">"과 관련된 자금조달 조건은 조달예정금액 </w:t>
      </w:r>
      <w:r>
        <w:rPr>
          <w:rFonts w:ascii="바탕체" w:eastAsia="바탕체" w:hAnsi="바탕체" w:cs="바탕체"/>
          <w:b/>
          <w:sz w:val="22"/>
          <w:szCs w:val="22"/>
        </w:rPr>
        <w:t>브릿지대출</w:t>
      </w:r>
      <w:r>
        <w:rPr>
          <w:rFonts w:ascii="바탕체" w:eastAsia="바탕체" w:hAnsi="바탕체" w:cs="바탕체"/>
          <w:sz w:val="22"/>
          <w:szCs w:val="22"/>
        </w:rPr>
        <w:t xml:space="preserve"> </w:t>
      </w:r>
      <w:r>
        <w:rPr>
          <w:rFonts w:ascii="바탕체" w:eastAsia="바탕체" w:hAnsi="바탕체" w:cs="바탕체"/>
          <w:b/>
          <w:sz w:val="22"/>
          <w:szCs w:val="22"/>
        </w:rPr>
        <w:t xml:space="preserve">금 </w:t>
      </w:r>
      <w:r>
        <w:rPr>
          <w:rFonts w:ascii="바탕체" w:eastAsia="바탕체" w:hAnsi="바탕체" w:cs="바탕체"/>
          <w:b/>
          <w:color w:val="FF0000"/>
          <w:sz w:val="22"/>
          <w:szCs w:val="22"/>
        </w:rPr>
        <w:t>일천팔백억</w:t>
      </w:r>
      <w:r>
        <w:rPr>
          <w:rFonts w:ascii="바탕체" w:eastAsia="바탕체" w:hAnsi="바탕체" w:cs="바탕체"/>
          <w:b/>
          <w:sz w:val="22"/>
          <w:szCs w:val="22"/>
        </w:rPr>
        <w:t xml:space="preserve">원(\180,000,000,000) 및 본PF대출 금 </w:t>
      </w:r>
      <w:r>
        <w:rPr>
          <w:rFonts w:ascii="바탕체" w:eastAsia="바탕체" w:hAnsi="바탕체" w:cs="바탕체"/>
          <w:b/>
          <w:color w:val="FF0000"/>
          <w:sz w:val="22"/>
          <w:szCs w:val="22"/>
        </w:rPr>
        <w:t>이천오백억</w:t>
      </w:r>
      <w:r>
        <w:rPr>
          <w:rFonts w:ascii="바탕체" w:eastAsia="바탕체" w:hAnsi="바탕체" w:cs="바탕체"/>
          <w:b/>
          <w:sz w:val="22"/>
          <w:szCs w:val="22"/>
        </w:rPr>
        <w:t>원</w:t>
      </w:r>
      <w:r>
        <w:rPr>
          <w:rFonts w:ascii="바탕체" w:eastAsia="바탕체" w:hAnsi="바탕체" w:cs="바탕체"/>
          <w:b/>
          <w:sz w:val="22"/>
          <w:szCs w:val="22"/>
        </w:rPr>
        <w:t>(\250,000,000,000)</w:t>
      </w:r>
      <w:r>
        <w:rPr>
          <w:rFonts w:ascii="바탕체" w:eastAsia="바탕체" w:hAnsi="바탕체" w:cs="바탕체"/>
          <w:sz w:val="22"/>
          <w:szCs w:val="22"/>
        </w:rPr>
        <w:t xml:space="preserve"> 내외에 관한 사항으로 하며, "갑"과 "을"이 상호 협의에 의하여 조정할 수 있다. </w:t>
      </w:r>
    </w:p>
    <w:p>
      <w:pPr>
        <w:ind w:left="760" w:right="118"/>
        <w:rPr>
          <w:rFonts w:ascii="바탕체" w:eastAsia="바탕체" w:hAnsi="바탕체" w:cs="바탕체"/>
          <w:sz w:val="22"/>
          <w:szCs w:val="22"/>
        </w:rPr>
      </w:pPr>
    </w:p>
    <w:p>
      <w:pPr>
        <w:ind w:right="118"/>
        <w:pBdr>
          <w:between w:val="nil"/>
          <w:top w:val="nil"/>
          <w:left w:val="nil"/>
          <w:bottom w:val="nil"/>
          <w:right w:val="nil"/>
        </w:pBdr>
        <w:numPr>
          <w:ilvl w:val="0"/>
          <w:numId w:val="1"/>
        </w:numPr>
        <w:rPr>
          <w:rFonts w:ascii="바탕체" w:eastAsia="바탕체" w:hAnsi="바탕체" w:cs="바탕체"/>
          <w:color w:val="000000"/>
          <w:sz w:val="22"/>
          <w:szCs w:val="22"/>
        </w:rPr>
      </w:pPr>
      <w:r>
        <w:rPr>
          <w:rFonts w:ascii="바탕체" w:eastAsia="바탕체" w:hAnsi="바탕체" w:cs="바탕체"/>
          <w:color w:val="000000"/>
          <w:sz w:val="22"/>
          <w:szCs w:val="22"/>
        </w:rPr>
        <w:t>"갑"은 "을"의 금융기관 섭외 과정에 있어 "본건 사업" 설명 및 관계자 회의에 참석하는 등 필요한 모든 사항을 지원하고 적극 협조하여야 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을이 제공하는 금융주선업무는 “을”이 본건 대출을 보장한다거나, 대주 기타 금융기관이 </w:t>
      </w:r>
      <w:r>
        <w:rPr>
          <w:rFonts w:ascii="바탕체" w:eastAsia="바탕체" w:hAnsi="바탕체" w:cs="바탕체"/>
          <w:color w:val="000000"/>
          <w:sz w:val="22"/>
          <w:szCs w:val="22"/>
        </w:rPr>
        <w:t>금융약정과</w:t>
      </w:r>
      <w:r>
        <w:rPr>
          <w:rFonts w:ascii="바탕체" w:eastAsia="바탕체" w:hAnsi="바탕체" w:cs="바탕체"/>
          <w:color w:val="000000"/>
          <w:sz w:val="22"/>
          <w:szCs w:val="22"/>
        </w:rPr>
        <w:t xml:space="preserve"> 달리 </w:t>
      </w:r>
      <w:r>
        <w:rPr>
          <w:rFonts w:ascii="바탕체" w:eastAsia="바탕체" w:hAnsi="바탕체" w:cs="바탕체"/>
          <w:color w:val="000000"/>
          <w:sz w:val="22"/>
          <w:szCs w:val="22"/>
        </w:rPr>
        <w:t>인출의무를</w:t>
      </w:r>
      <w:r>
        <w:rPr>
          <w:rFonts w:ascii="바탕체" w:eastAsia="바탕체" w:hAnsi="바탕체" w:cs="바탕체"/>
          <w:color w:val="000000"/>
          <w:sz w:val="22"/>
          <w:szCs w:val="22"/>
        </w:rPr>
        <w:t xml:space="preserve"> 이행하지 아니하는 경우 “을”에게 그 책임이 존재한다는 의미로 해석되지 아니한다.</w:t>
      </w:r>
    </w:p>
    <w:p>
      <w:pPr>
        <w:ind w:right="118"/>
        <w:widowControl/>
        <w:rPr>
          <w:rFonts w:ascii="바탕체" w:eastAsia="바탕체" w:hAnsi="바탕체" w:cs="바탕체"/>
          <w:b/>
          <w:sz w:val="22"/>
          <w:szCs w:val="22"/>
        </w:rPr>
      </w:pPr>
    </w:p>
    <w:p>
      <w:pPr>
        <w:ind w:right="118"/>
        <w:widowControl/>
        <w:rPr>
          <w:rFonts w:ascii="바탕체" w:eastAsia="바탕체" w:hAnsi="바탕체" w:cs="바탕체"/>
          <w:b/>
          <w:sz w:val="22"/>
          <w:szCs w:val="22"/>
        </w:rPr>
      </w:pPr>
      <w:r>
        <w:rPr>
          <w:rFonts w:ascii="바탕체" w:eastAsia="바탕체" w:hAnsi="바탕체" w:cs="바탕체"/>
          <w:b/>
          <w:sz w:val="22"/>
          <w:szCs w:val="22"/>
        </w:rPr>
        <w:t>제4조 (계약기간)</w:t>
      </w:r>
    </w:p>
    <w:p>
      <w:pPr>
        <w:ind w:right="118" w:firstLine="220"/>
        <w:rPr>
          <w:rFonts w:ascii="바탕체" w:eastAsia="바탕체" w:hAnsi="바탕체" w:cs="바탕체"/>
          <w:sz w:val="22"/>
          <w:szCs w:val="22"/>
        </w:rPr>
      </w:pPr>
      <w:r>
        <w:rPr>
          <w:rFonts w:ascii="바탕체" w:eastAsia="바탕체" w:hAnsi="바탕체" w:cs="바탕체"/>
          <w:sz w:val="22"/>
          <w:szCs w:val="22"/>
        </w:rPr>
        <w:t>본 계약은 계약 체결일로부터 [12]개월이 경과하는 날 또는 자금조달이 완료되는 날 중 먼저 도래하는 날에 종료된다. 다만, “갑”과 “을” 은 서면 합의에 의하여 계약기간을 연장 또는 단축할 수 있다.</w:t>
      </w: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tabs>
          <w:tab w:val="left" w:pos="1701"/>
        </w:tabs>
        <w:rPr>
          <w:rFonts w:ascii="바탕체" w:eastAsia="바탕체" w:hAnsi="바탕체" w:cs="바탕체"/>
          <w:b/>
          <w:sz w:val="22"/>
          <w:szCs w:val="22"/>
        </w:rPr>
      </w:pPr>
      <w:r>
        <w:rPr>
          <w:rFonts w:ascii="바탕체" w:eastAsia="바탕체" w:hAnsi="바탕체" w:cs="바탕체"/>
          <w:b/>
          <w:sz w:val="22"/>
          <w:szCs w:val="22"/>
        </w:rPr>
        <w:t>제5조 (금융주선수수료)</w:t>
      </w: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"갑"이 "을"에게 지급하는 본건 </w:t>
      </w:r>
      <w:r>
        <w:rPr>
          <w:rFonts w:ascii="바탕체" w:eastAsia="바탕체" w:hAnsi="바탕체" w:cs="바탕체"/>
          <w:color w:val="000000"/>
          <w:sz w:val="22"/>
          <w:szCs w:val="22"/>
        </w:rPr>
        <w:t>금융주선에</w:t>
      </w:r>
      <w:r>
        <w:rPr>
          <w:rFonts w:ascii="바탕체" w:eastAsia="바탕체" w:hAnsi="바탕체" w:cs="바탕체"/>
          <w:color w:val="000000"/>
          <w:sz w:val="22"/>
          <w:szCs w:val="22"/>
        </w:rPr>
        <w:t xml:space="preserve"> 대한 금융주선수수료의 </w:t>
      </w:r>
      <w:r>
        <w:rPr>
          <w:rFonts w:ascii="바탕체" w:eastAsia="바탕체" w:hAnsi="바탕체" w:cs="바탕체"/>
          <w:color w:val="000000"/>
          <w:sz w:val="22"/>
          <w:szCs w:val="22"/>
        </w:rPr>
        <w:t>지급조건은</w:t>
      </w:r>
      <w:r>
        <w:rPr>
          <w:rFonts w:ascii="바탕체" w:eastAsia="바탕체" w:hAnsi="바탕체" w:cs="바탕체"/>
          <w:color w:val="000000"/>
          <w:sz w:val="22"/>
          <w:szCs w:val="22"/>
        </w:rPr>
        <w:t xml:space="preserve"> 아래와 같다. </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4"/>
        </w:numPr>
        <w:rPr>
          <w:rFonts w:ascii="바탕체" w:eastAsia="바탕체" w:hAnsi="바탕체" w:cs="바탕체"/>
          <w:color w:val="000000"/>
          <w:sz w:val="22"/>
          <w:szCs w:val="22"/>
        </w:rPr>
      </w:pPr>
      <w:r>
        <w:rPr>
          <w:rFonts w:ascii="바탕체" w:eastAsia="바탕체" w:hAnsi="바탕체" w:cs="바탕체"/>
          <w:color w:val="000000"/>
          <w:sz w:val="22"/>
          <w:szCs w:val="22"/>
        </w:rPr>
        <w:t>브릿지대출</w:t>
      </w:r>
      <w:r>
        <w:rPr>
          <w:rFonts w:ascii="바탕체" w:eastAsia="바탕체" w:hAnsi="바탕체" w:cs="바탕체"/>
          <w:color w:val="000000"/>
          <w:sz w:val="22"/>
          <w:szCs w:val="22"/>
        </w:rPr>
        <w:t xml:space="preserve"> </w:t>
      </w:r>
      <w:r>
        <w:rPr>
          <w:rFonts w:ascii="바탕체" w:eastAsia="바탕체" w:hAnsi="바탕체" w:cs="바탕체"/>
          <w:color w:val="000000"/>
          <w:sz w:val="22"/>
          <w:szCs w:val="22"/>
        </w:rPr>
        <w:t>주선수수료</w:t>
      </w:r>
    </w:p>
    <w:tbl>
      <w:tblPr>
        <w:tblStyle w:val="a5"/>
        <w:tblW w:w="7796" w:type="dxa"/>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Layout w:type="fixed"/>
      </w:tblPr>
      <w:tblGrid>
        <w:gridCol w:w="1134"/>
        <w:gridCol w:w="3118"/>
        <w:gridCol w:w="3544"/>
      </w:tblGrid>
      <w:tr>
        <w:trPr>
          <w:cantSplit/>
          <w:trHeight w:val="454" w:hRule="atLeast"/>
        </w:trPr>
        <w:tc>
          <w:tcPr>
            <w:tcW w:w="1134"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구 분</w:t>
            </w:r>
          </w:p>
        </w:tc>
        <w:tc>
          <w:tcPr>
            <w:tcW w:w="311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지급기일</w:t>
            </w:r>
          </w:p>
        </w:tc>
        <w:tc>
          <w:tcPr>
            <w:tcW w:w="3544"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금 액 (예정)</w:t>
            </w:r>
          </w:p>
        </w:tc>
      </w:tr>
      <w:tr>
        <w:trPr>
          <w:cantSplit/>
          <w:trHeight w:val="854" w:hRule="atLeast"/>
        </w:trPr>
        <w:tc>
          <w:tcPr>
            <w:tcW w:w="1134"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수수료</w:t>
            </w:r>
          </w:p>
        </w:tc>
        <w:tc>
          <w:tcPr>
            <w:tcW w:w="311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 xml:space="preserve">본건 사업과 관련된 </w:t>
            </w:r>
          </w:p>
          <w:p>
            <w:pPr>
              <w:ind w:left="-98" w:right="118"/>
              <w:jc w:val="center"/>
              <w:rPr>
                <w:rFonts w:ascii="바탕체" w:eastAsia="바탕체" w:hAnsi="바탕체" w:cs="바탕체"/>
                <w:sz w:val="22"/>
                <w:szCs w:val="22"/>
              </w:rPr>
            </w:pPr>
            <w:r>
              <w:rPr>
                <w:rFonts w:ascii="바탕체" w:eastAsia="바탕체" w:hAnsi="바탕체" w:cs="바탕체"/>
                <w:sz w:val="22"/>
                <w:szCs w:val="22"/>
              </w:rPr>
              <w:t>브릿지대출</w:t>
            </w:r>
            <w:r>
              <w:rPr>
                <w:rFonts w:ascii="바탕체" w:eastAsia="바탕체" w:hAnsi="바탕체" w:cs="바탕체"/>
                <w:sz w:val="22"/>
                <w:szCs w:val="22"/>
              </w:rPr>
              <w:t xml:space="preserve"> </w:t>
            </w:r>
            <w:r>
              <w:rPr>
                <w:rFonts w:ascii="바탕체" w:eastAsia="바탕체" w:hAnsi="바탕체" w:cs="바탕체"/>
                <w:sz w:val="22"/>
                <w:szCs w:val="22"/>
              </w:rPr>
              <w:t>약정금</w:t>
            </w:r>
            <w:r>
              <w:rPr>
                <w:rFonts w:ascii="바탕체" w:eastAsia="바탕체" w:hAnsi="바탕체" w:cs="바탕체"/>
                <w:sz w:val="22"/>
                <w:szCs w:val="22"/>
              </w:rPr>
              <w:t xml:space="preserve"> 최초 납입일</w:t>
            </w:r>
          </w:p>
        </w:tc>
        <w:tc>
          <w:tcPr>
            <w:tcW w:w="3544" w:type="dxa"/>
            <w:vAlign w:val="center"/>
          </w:tcPr>
          <w:p>
            <w:pPr>
              <w:ind w:left="-98" w:right="118"/>
              <w:jc w:val="center"/>
              <w:rPr>
                <w:rFonts w:ascii="바탕체" w:eastAsia="바탕체" w:hAnsi="바탕체" w:cs="바탕체"/>
                <w:b/>
                <w:sz w:val="22"/>
                <w:szCs w:val="22"/>
              </w:rPr>
            </w:pPr>
            <w:r>
              <w:rPr>
                <w:rFonts w:ascii="바탕체" w:eastAsia="바탕체" w:hAnsi="바탕체" w:cs="바탕체"/>
                <w:b/>
                <w:sz w:val="22"/>
                <w:szCs w:val="22"/>
              </w:rPr>
              <w:t>브릿지</w:t>
            </w:r>
            <w:r>
              <w:rPr>
                <w:rFonts w:ascii="바탕체" w:eastAsia="바탕체" w:hAnsi="바탕체" w:cs="바탕체"/>
                <w:b/>
                <w:sz w:val="22"/>
                <w:szCs w:val="22"/>
              </w:rPr>
              <w:t xml:space="preserve"> 대출약정금의 [2.0]%</w:t>
            </w:r>
          </w:p>
          <w:p>
            <w:pPr>
              <w:ind w:left="-98" w:right="118"/>
              <w:jc w:val="center"/>
              <w:rPr>
                <w:rFonts w:ascii="바탕체" w:eastAsia="바탕체" w:hAnsi="바탕체" w:cs="바탕체"/>
                <w:sz w:val="22"/>
                <w:szCs w:val="22"/>
              </w:rPr>
            </w:pPr>
            <w:r>
              <w:rPr>
                <w:rFonts w:ascii="바탕체" w:eastAsia="바탕체" w:hAnsi="바탕체" w:cs="바탕체"/>
                <w:b/>
                <w:sz w:val="22"/>
                <w:szCs w:val="22"/>
              </w:rPr>
              <w:t>(부가가치세 별도)</w:t>
            </w:r>
          </w:p>
        </w:tc>
      </w:tr>
    </w:tbl>
    <w:p>
      <w:pPr>
        <w:ind w:right="118"/>
        <w:rPr>
          <w:rFonts w:ascii="바탕체" w:eastAsia="바탕체" w:hAnsi="바탕체" w:cs="바탕체"/>
          <w:sz w:val="22"/>
          <w:szCs w:val="22"/>
        </w:rPr>
      </w:pPr>
    </w:p>
    <w:p>
      <w:pPr>
        <w:ind w:left="708" w:right="118"/>
        <w:rPr>
          <w:rFonts w:ascii="바탕체" w:eastAsia="바탕체" w:hAnsi="바탕체" w:cs="바탕체"/>
          <w:sz w:val="22"/>
          <w:szCs w:val="22"/>
        </w:rPr>
      </w:pPr>
      <w:r>
        <w:rPr>
          <w:rFonts w:ascii="바탕체" w:eastAsia="바탕체" w:hAnsi="바탕체" w:cs="바탕체"/>
          <w:sz w:val="22"/>
          <w:szCs w:val="22"/>
        </w:rPr>
        <w:t xml:space="preserve">2. 본PF대출 </w:t>
      </w:r>
      <w:r>
        <w:rPr>
          <w:rFonts w:ascii="바탕체" w:eastAsia="바탕체" w:hAnsi="바탕체" w:cs="바탕체"/>
          <w:sz w:val="22"/>
          <w:szCs w:val="22"/>
        </w:rPr>
        <w:t>주선수수료</w:t>
      </w:r>
    </w:p>
    <w:tbl>
      <w:tblPr>
        <w:tblStyle w:val="a5"/>
        <w:tblW w:w="7796" w:type="dxa"/>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Layout w:type="fixed"/>
      </w:tblPr>
      <w:tblGrid>
        <w:gridCol w:w="1134"/>
        <w:gridCol w:w="3118"/>
        <w:gridCol w:w="3544"/>
      </w:tblGrid>
      <w:tr>
        <w:trPr>
          <w:cantSplit/>
          <w:trHeight w:val="454" w:hRule="atLeast"/>
        </w:trPr>
        <w:tc>
          <w:tcPr>
            <w:tcW w:w="1134"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구 분</w:t>
            </w:r>
          </w:p>
        </w:tc>
        <w:tc>
          <w:tcPr>
            <w:tcW w:w="311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지급기일</w:t>
            </w:r>
          </w:p>
        </w:tc>
        <w:tc>
          <w:tcPr>
            <w:tcW w:w="3544"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금 액 (예정)</w:t>
            </w:r>
          </w:p>
        </w:tc>
      </w:tr>
      <w:tr>
        <w:trPr>
          <w:cantSplit/>
          <w:trHeight w:val="854" w:hRule="atLeast"/>
        </w:trPr>
        <w:tc>
          <w:tcPr>
            <w:tcW w:w="1134"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수수료</w:t>
            </w:r>
          </w:p>
        </w:tc>
        <w:tc>
          <w:tcPr>
            <w:tcW w:w="311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 xml:space="preserve">본건 사업과 관련된 </w:t>
            </w:r>
          </w:p>
          <w:p>
            <w:pPr>
              <w:ind w:left="-98" w:right="118"/>
              <w:jc w:val="center"/>
              <w:rPr>
                <w:rFonts w:ascii="바탕체" w:eastAsia="바탕체" w:hAnsi="바탕체" w:cs="바탕체"/>
                <w:sz w:val="22"/>
                <w:szCs w:val="22"/>
              </w:rPr>
            </w:pPr>
            <w:r>
              <w:rPr>
                <w:rFonts w:ascii="바탕체" w:eastAsia="바탕체" w:hAnsi="바탕체" w:cs="바탕체"/>
                <w:sz w:val="22"/>
                <w:szCs w:val="22"/>
              </w:rPr>
              <w:t xml:space="preserve">본PF대출 </w:t>
            </w:r>
            <w:r>
              <w:rPr>
                <w:rFonts w:ascii="바탕체" w:eastAsia="바탕체" w:hAnsi="바탕체" w:cs="바탕체"/>
                <w:sz w:val="22"/>
                <w:szCs w:val="22"/>
              </w:rPr>
              <w:t>약정금</w:t>
            </w:r>
            <w:r>
              <w:rPr>
                <w:rFonts w:ascii="바탕체" w:eastAsia="바탕체" w:hAnsi="바탕체" w:cs="바탕체"/>
                <w:sz w:val="22"/>
                <w:szCs w:val="22"/>
              </w:rPr>
              <w:t xml:space="preserve"> 최초 납입일</w:t>
            </w:r>
          </w:p>
        </w:tc>
        <w:tc>
          <w:tcPr>
            <w:tcW w:w="3544" w:type="dxa"/>
            <w:vAlign w:val="center"/>
          </w:tcPr>
          <w:p>
            <w:pPr>
              <w:ind w:left="-98" w:right="118"/>
              <w:jc w:val="center"/>
              <w:rPr>
                <w:rFonts w:ascii="바탕체" w:eastAsia="바탕체" w:hAnsi="바탕체" w:cs="바탕체"/>
                <w:b/>
                <w:sz w:val="22"/>
                <w:szCs w:val="22"/>
              </w:rPr>
            </w:pPr>
            <w:r>
              <w:rPr>
                <w:rFonts w:ascii="바탕체" w:eastAsia="바탕체" w:hAnsi="바탕체" w:cs="바탕체"/>
                <w:b/>
                <w:sz w:val="22"/>
                <w:szCs w:val="22"/>
              </w:rPr>
              <w:t>본PF 대출약정금의 [1.0]%</w:t>
            </w:r>
          </w:p>
          <w:p>
            <w:pPr>
              <w:ind w:left="-98" w:right="118"/>
              <w:jc w:val="center"/>
              <w:rPr>
                <w:rFonts w:ascii="바탕체" w:eastAsia="바탕체" w:hAnsi="바탕체" w:cs="바탕체"/>
                <w:sz w:val="22"/>
                <w:szCs w:val="22"/>
              </w:rPr>
            </w:pPr>
            <w:r>
              <w:rPr>
                <w:rFonts w:ascii="바탕체" w:eastAsia="바탕체" w:hAnsi="바탕체" w:cs="바탕체"/>
                <w:b/>
                <w:sz w:val="22"/>
                <w:szCs w:val="22"/>
              </w:rPr>
              <w:t>(부가가치세 별도)</w:t>
            </w:r>
          </w:p>
        </w:tc>
      </w:tr>
    </w:tbl>
    <w:p>
      <w:pPr>
        <w:ind w:right="118"/>
        <w:rPr>
          <w:rFonts w:ascii="바탕체" w:eastAsia="바탕체" w:hAnsi="바탕체" w:cs="바탕체"/>
          <w:sz w:val="22"/>
          <w:szCs w:val="22"/>
        </w:rPr>
      </w:pPr>
    </w:p>
    <w:p>
      <w:pPr>
        <w:ind w:left="708" w:right="118"/>
        <w:rPr>
          <w:rFonts w:ascii="바탕체" w:eastAsia="바탕체" w:hAnsi="바탕체" w:cs="바탕체"/>
          <w:sz w:val="22"/>
          <w:szCs w:val="22"/>
        </w:rPr>
      </w:pPr>
      <w:r>
        <w:rPr>
          <w:rFonts w:ascii="바탕체" w:eastAsia="바탕체" w:hAnsi="바탕체" w:cs="바탕체"/>
          <w:sz w:val="22"/>
          <w:szCs w:val="22"/>
        </w:rPr>
        <w:t xml:space="preserve">3. </w:t>
      </w:r>
      <w:r>
        <w:rPr>
          <w:rFonts w:ascii="바탕체" w:eastAsia="바탕체" w:hAnsi="바탕체" w:cs="바탕체"/>
          <w:sz w:val="22"/>
          <w:szCs w:val="22"/>
        </w:rPr>
        <w:t>입금계좌</w:t>
      </w:r>
    </w:p>
    <w:tbl>
      <w:tblPr>
        <w:tblStyle w:val="a5"/>
        <w:tblW w:w="78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Layout w:type="fixed"/>
      </w:tblPr>
      <w:tblGrid>
        <w:gridCol w:w="2182"/>
        <w:gridCol w:w="2078"/>
        <w:gridCol w:w="3567"/>
      </w:tblGrid>
      <w:tr>
        <w:trPr>
          <w:cantSplit/>
          <w:trHeight w:val="394" w:hRule="atLeast"/>
        </w:trPr>
        <w:tc>
          <w:tcPr>
            <w:tcW w:w="2182" w:type="dxa"/>
            <w:tcBorders>
              <w:bottom w:val="single" w:sz="4" w:space="0" w:color="000000"/>
            </w:tcBorders>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예 금 주</w:t>
            </w:r>
          </w:p>
        </w:tc>
        <w:tc>
          <w:tcPr>
            <w:tcW w:w="207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거래은행</w:t>
            </w:r>
          </w:p>
        </w:tc>
        <w:tc>
          <w:tcPr>
            <w:tcW w:w="3567"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계좌번호</w:t>
            </w:r>
          </w:p>
        </w:tc>
      </w:tr>
      <w:tr>
        <w:trPr>
          <w:cantSplit/>
          <w:trHeight w:val="473" w:hRule="atLeast"/>
        </w:trPr>
        <w:tc>
          <w:tcPr>
            <w:tcW w:w="2182"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메리츠증권</w:t>
            </w:r>
            <w:r>
              <w:rPr>
                <w:rFonts w:ascii="바탕체" w:eastAsia="바탕체" w:hAnsi="바탕체" w:cs="바탕체"/>
                <w:sz w:val="22"/>
                <w:szCs w:val="22"/>
              </w:rPr>
              <w:t>㈜</w:t>
            </w:r>
          </w:p>
        </w:tc>
        <w:tc>
          <w:tcPr>
            <w:tcW w:w="207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우리은행</w:t>
            </w:r>
          </w:p>
        </w:tc>
        <w:tc>
          <w:tcPr>
            <w:tcW w:w="3567"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103-177743-03-009</w:t>
            </w:r>
          </w:p>
        </w:tc>
      </w:tr>
      <w:tr>
        <w:trPr>
          <w:cantSplit/>
          <w:trHeight w:val="473" w:hRule="atLeast"/>
        </w:trPr>
        <w:tc>
          <w:tcPr>
            <w:tcW w:w="2182"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흥국증권</w:t>
            </w:r>
            <w:r>
              <w:rPr>
                <w:rFonts w:ascii="바탕체" w:eastAsia="바탕체" w:hAnsi="바탕체" w:cs="바탕체"/>
                <w:sz w:val="22"/>
                <w:szCs w:val="22"/>
              </w:rPr>
              <w:t>㈜</w:t>
            </w:r>
          </w:p>
        </w:tc>
        <w:tc>
          <w:tcPr>
            <w:tcW w:w="207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하나은행</w:t>
            </w:r>
          </w:p>
        </w:tc>
        <w:tc>
          <w:tcPr>
            <w:tcW w:w="3567"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158-890039-27604</w:t>
            </w:r>
          </w:p>
        </w:tc>
      </w:tr>
      <w:tr>
        <w:trPr>
          <w:cantSplit/>
          <w:trHeight w:val="473" w:hRule="atLeast"/>
        </w:trPr>
        <w:tc>
          <w:tcPr>
            <w:tcW w:w="2182" w:type="dxa"/>
            <w:tcBorders>
              <w:bottom w:val="single" w:sz="4" w:space="0" w:color="000000"/>
            </w:tcBorders>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다올자산운용㈜</w:t>
            </w:r>
          </w:p>
        </w:tc>
        <w:tc>
          <w:tcPr>
            <w:tcW w:w="207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우리은행</w:t>
            </w:r>
          </w:p>
        </w:tc>
        <w:tc>
          <w:tcPr>
            <w:tcW w:w="3567"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1005-703-827437</w:t>
            </w:r>
          </w:p>
        </w:tc>
      </w:tr>
    </w:tbl>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“을1", "을2", “을3”은 공동금융주선사로서 </w:t>
      </w:r>
      <w:r>
        <w:rPr>
          <w:rFonts w:ascii="바탕체" w:eastAsia="바탕체" w:hAnsi="바탕체" w:cs="바탕체"/>
          <w:color w:val="000000"/>
          <w:sz w:val="22"/>
          <w:szCs w:val="22"/>
        </w:rPr>
        <w:t>주선수수료</w:t>
      </w:r>
      <w:r>
        <w:rPr>
          <w:rFonts w:ascii="바탕체" w:eastAsia="바탕체" w:hAnsi="바탕체" w:cs="바탕체"/>
          <w:color w:val="000000"/>
          <w:sz w:val="22"/>
          <w:szCs w:val="22"/>
        </w:rPr>
        <w:t xml:space="preserve"> </w:t>
      </w:r>
      <w:r>
        <w:rPr>
          <w:rFonts w:ascii="바탕체" w:eastAsia="바탕체" w:hAnsi="바탕체" w:cs="바탕체"/>
          <w:color w:val="000000"/>
          <w:sz w:val="22"/>
          <w:szCs w:val="22"/>
        </w:rPr>
        <w:t>지급시</w:t>
      </w:r>
      <w:r>
        <w:rPr>
          <w:rFonts w:ascii="바탕체" w:eastAsia="바탕체" w:hAnsi="바탕체" w:cs="바탕체"/>
          <w:color w:val="000000"/>
          <w:sz w:val="22"/>
          <w:szCs w:val="22"/>
        </w:rPr>
        <w:t xml:space="preserve"> 협의하여 본 조 제1항 제1호의 수수료 금액 이내에서 각 사의 수수료를 배분하여 정하도록 하며, “갑”은 수수료배분에 대해 이의없이 지급하도록 한다.</w:t>
      </w:r>
      <w:r>
        <w:rPr>
          <w:rFonts w:ascii="바탕체" w:eastAsia="바탕체" w:hAnsi="바탕체" w:cs="바탕체"/>
          <w:color w:val="000000"/>
          <w:sz w:val="22"/>
          <w:szCs w:val="22"/>
        </w:rPr>
        <w:br/>
      </w: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갑”은 각 지급 기일에 본 조 제1항 제3호의 입금계좌로 각 수수료를 지급하여야 한다. 수수료 관련 부가세는 “갑”이 부담한다.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“갑”은 제3조 제1항 각호에 기재된 “을”의 업무와 관련하여 그 범위, 내용 및 가치를 평가하기 어렵다는 점을 숙지하고 있으며, 그러한 사유로 전항의 보수는 </w:t>
      </w:r>
      <w:r>
        <w:rPr>
          <w:rFonts w:ascii="바탕체" w:eastAsia="바탕체" w:hAnsi="바탕체" w:cs="바탕체"/>
          <w:color w:val="000000"/>
          <w:sz w:val="22"/>
          <w:szCs w:val="22"/>
        </w:rPr>
        <w:t>금융주선</w:t>
      </w:r>
      <w:r>
        <w:rPr>
          <w:rFonts w:ascii="바탕체" w:eastAsia="바탕체" w:hAnsi="바탕체" w:cs="바탕체"/>
          <w:color w:val="000000"/>
          <w:sz w:val="22"/>
          <w:szCs w:val="22"/>
        </w:rPr>
        <w:t xml:space="preserve"> 업무에 대한 별도 평가 또는 이의 제기 없이 지급함에 동의한다.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기 지급된 수수료는 반환되지 아니한다. 이에 대하여 “갑”은 민·형사상의 이의, 소 제기, 기타 민원 등 일체의 이의를 제기하지 않기로 확약한다.</w:t>
      </w:r>
    </w:p>
    <w:p>
      <w:pPr>
        <w:ind w:left="800" w:right="118" w:hanging="374"/>
        <w:rPr>
          <w:rFonts w:ascii="바탕체" w:eastAsia="바탕체" w:hAnsi="바탕체" w:cs="바탕체"/>
          <w:sz w:val="22"/>
          <w:szCs w:val="22"/>
        </w:rPr>
      </w:pPr>
    </w:p>
    <w:p>
      <w:pPr>
        <w:ind w:left="756" w:right="118" w:hanging="330"/>
        <w:rPr>
          <w:rFonts w:ascii="바탕체" w:eastAsia="바탕체" w:hAnsi="바탕체" w:cs="바탕체"/>
          <w:sz w:val="22"/>
          <w:szCs w:val="22"/>
        </w:rPr>
      </w:pPr>
    </w:p>
    <w:p>
      <w:pPr>
        <w:ind w:right="118"/>
        <w:widowControl/>
        <w:rPr>
          <w:rFonts w:ascii="바탕체" w:eastAsia="바탕체" w:hAnsi="바탕체" w:cs="바탕체"/>
          <w:b/>
          <w:sz w:val="22"/>
          <w:szCs w:val="22"/>
        </w:rPr>
      </w:pPr>
      <w:r>
        <w:rPr>
          <w:rFonts w:ascii="바탕체" w:eastAsia="바탕체" w:hAnsi="바탕체" w:cs="바탕체"/>
          <w:b/>
          <w:sz w:val="22"/>
          <w:szCs w:val="22"/>
        </w:rPr>
        <w:t>제6조 (신의성실 의무)</w:t>
      </w:r>
    </w:p>
    <w:p>
      <w:pPr>
        <w:ind w:right="118"/>
        <w:rPr>
          <w:rFonts w:ascii="바탕체" w:eastAsia="바탕체" w:hAnsi="바탕체" w:cs="바탕체"/>
          <w:sz w:val="22"/>
          <w:szCs w:val="22"/>
        </w:rPr>
      </w:pPr>
      <w:r>
        <w:rPr>
          <w:rFonts w:ascii="바탕체" w:eastAsia="바탕체" w:hAnsi="바탕체" w:cs="바탕체"/>
          <w:sz w:val="22"/>
          <w:szCs w:val="22"/>
        </w:rPr>
        <w:t xml:space="preserve">"을"은 본 계약의 목적을 달성하기 위하여 전문적 지식과 경험을 바탕으로 본건 </w:t>
      </w:r>
      <w:r>
        <w:rPr>
          <w:rFonts w:ascii="바탕체" w:eastAsia="바탕체" w:hAnsi="바탕체" w:cs="바탕체"/>
          <w:sz w:val="22"/>
          <w:szCs w:val="22"/>
        </w:rPr>
        <w:t>금융주선</w:t>
      </w:r>
      <w:r>
        <w:rPr>
          <w:rFonts w:ascii="바탕체" w:eastAsia="바탕체" w:hAnsi="바탕체" w:cs="바탕체"/>
          <w:sz w:val="22"/>
          <w:szCs w:val="22"/>
        </w:rPr>
        <w:t xml:space="preserve"> 업무의 수행에 최선을 다하여야 하며, "갑"은 "을"의 동 </w:t>
      </w:r>
      <w:r>
        <w:rPr>
          <w:rFonts w:ascii="바탕체" w:eastAsia="바탕체" w:hAnsi="바탕체" w:cs="바탕체"/>
          <w:sz w:val="22"/>
          <w:szCs w:val="22"/>
        </w:rPr>
        <w:t>금융주선</w:t>
      </w:r>
      <w:r>
        <w:rPr>
          <w:rFonts w:ascii="바탕체" w:eastAsia="바탕체" w:hAnsi="바탕체" w:cs="바탕체"/>
          <w:sz w:val="22"/>
          <w:szCs w:val="22"/>
        </w:rPr>
        <w:t xml:space="preserve"> 업무 수행에 최대한 협조하여야 한다. 또한 "을"은 진행중인 </w:t>
      </w:r>
      <w:r>
        <w:rPr>
          <w:rFonts w:ascii="바탕체" w:eastAsia="바탕체" w:hAnsi="바탕체" w:cs="바탕체"/>
          <w:sz w:val="22"/>
          <w:szCs w:val="22"/>
        </w:rPr>
        <w:t>금융주선</w:t>
      </w:r>
      <w:r>
        <w:rPr>
          <w:rFonts w:ascii="바탕체" w:eastAsia="바탕체" w:hAnsi="바탕체" w:cs="바탕체"/>
          <w:sz w:val="22"/>
          <w:szCs w:val="22"/>
        </w:rPr>
        <w:t xml:space="preserve"> 업무에 대하여 "갑"의 요청이 있을 경우에 수시로 구두 보고하고 필요시 서면 보고한다.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제7조 (배타적 계약 및 </w:t>
      </w:r>
      <w:r>
        <w:rPr>
          <w:rFonts w:ascii="바탕체" w:eastAsia="바탕체" w:hAnsi="바탕체" w:cs="바탕체"/>
          <w:b/>
          <w:color w:val="FF0000"/>
          <w:sz w:val="22"/>
          <w:szCs w:val="22"/>
          <w:rPrChange w:id="15" w:author="RESORT" w:date="2023-08-01T13:23:04Z">
            <w:rPr>
              <w:rFonts w:ascii="바탕체" w:eastAsia="바탕체" w:hAnsi="바탕체" w:cs="바탕체"/>
              <w:b/>
              <w:sz w:val="22"/>
              <w:szCs w:val="22"/>
            </w:rPr>
          </w:rPrChange>
        </w:rPr>
        <w:t>위약</w:t>
      </w:r>
      <w:ins w:id="16" w:author="RESORT" w:date="2023-08-01T13:23:06Z">
        <w:r>
          <w:rPr>
            <w:rFonts w:ascii="바탕체" w:eastAsia="바탕체" w:hAnsi="바탕체" w:cs="바탕체"/>
            <w:b/>
            <w:color w:val="FF0000"/>
            <w:sz w:val="22"/>
            <w:szCs w:val="22"/>
            <w:rPrChange w:id="17" w:author="RESORT" w:date="2023-08-01T13:23:04Z">
              <w:rPr>
                <w:lang w:eastAsia="ko-KR"/>
                <w:rFonts w:ascii="바탕체" w:eastAsia="바탕체" w:hAnsi="바탕체" w:cs="바탕체"/>
                <w:b/>
                <w:sz w:val="22"/>
                <w:szCs w:val="22"/>
                <w:rtl w:val="off"/>
              </w:rPr>
            </w:rPrChange>
          </w:rPr>
          <w:t>금</w:t>
        </w:r>
      </w:ins>
      <w:del w:id="18" w:author="RESORT" w:date="2023-08-01T13:23:06Z">
        <w:r>
          <w:rPr>
            <w:rFonts w:ascii="바탕체" w:eastAsia="바탕체" w:hAnsi="바탕체" w:cs="바탕체"/>
            <w:b/>
            <w:color w:val="FF0000"/>
            <w:sz w:val="22"/>
            <w:szCs w:val="22"/>
            <w:rPrChange w:id="19" w:author="RESORT" w:date="2023-08-01T13:23:04Z">
              <w:rPr>
                <w:rFonts w:ascii="바탕체" w:eastAsia="바탕체" w:hAnsi="바탕체" w:cs="바탕체"/>
                <w:b/>
                <w:sz w:val="22"/>
                <w:szCs w:val="22"/>
              </w:rPr>
            </w:rPrChange>
          </w:rPr>
          <w:delText>벌</w:delText>
        </w:r>
      </w:del>
      <w:r>
        <w:rPr>
          <w:rFonts w:ascii="바탕체" w:eastAsia="바탕체" w:hAnsi="바탕체" w:cs="바탕체"/>
          <w:b/>
          <w:sz w:val="22"/>
          <w:szCs w:val="22"/>
        </w:rPr>
        <w:t xml:space="preserve"> 등)</w:t>
      </w: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본 계약 제2조에 따른 “을”의 지위는 본 계약 기간 동안 독점적으로 유지되며, 이러한 독점적 지위는 “을”이 본 계약을 체결함에 있어 중요한 요소로 고려되었음을 본 계약의 </w:t>
      </w:r>
      <w:r>
        <w:rPr>
          <w:rFonts w:ascii="바탕체" w:eastAsia="바탕체" w:hAnsi="바탕체" w:cs="바탕체"/>
          <w:color w:val="000000"/>
          <w:sz w:val="22"/>
          <w:szCs w:val="22"/>
        </w:rPr>
        <w:t>체결로써</w:t>
      </w:r>
      <w:r>
        <w:rPr>
          <w:rFonts w:ascii="바탕체" w:eastAsia="바탕체" w:hAnsi="바탕체" w:cs="바탕체"/>
          <w:color w:val="000000"/>
          <w:sz w:val="22"/>
          <w:szCs w:val="22"/>
        </w:rPr>
        <w:t xml:space="preserve"> 확인한다.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commentRangeStart w:id="1"/>
      <w:r>
        <w:rPr>
          <w:rFonts w:ascii="바탕체" w:eastAsia="바탕체" w:hAnsi="바탕체" w:cs="바탕체"/>
          <w:color w:val="000000"/>
          <w:sz w:val="22"/>
          <w:szCs w:val="22"/>
        </w:rPr>
        <w:t xml:space="preserve">“갑”은 본 계약 체결일 현재 본건 사업과 관련하여 </w:t>
      </w:r>
      <w:ins w:id="20" w:author="RESORT" w:date="2023-08-01T12:12:24Z">
        <w:r>
          <w:rPr>
            <w:lang w:eastAsia="ko-KR"/>
            <w:rFonts w:ascii="바탕체" w:eastAsia="바탕체" w:hAnsi="바탕체" w:cs="바탕체"/>
            <w:color w:val="000000"/>
            <w:sz w:val="22"/>
            <w:szCs w:val="22"/>
            <w:rtl w:val="off"/>
          </w:rPr>
          <w:t>(</w:t>
        </w:r>
      </w:ins>
      <w:ins w:id="21" w:author="RESORT" w:date="2023-08-01T12:12:25Z">
        <w:r>
          <w:rPr>
            <w:lang w:eastAsia="ko-KR"/>
            <w:rFonts w:ascii="바탕체" w:eastAsia="바탕체" w:hAnsi="바탕체" w:cs="바탕체"/>
            <w:color w:val="000000"/>
            <w:sz w:val="22"/>
            <w:szCs w:val="22"/>
            <w:rtl w:val="off"/>
          </w:rPr>
          <w:t>주</w:t>
        </w:r>
      </w:ins>
      <w:ins w:id="22" w:author="RESORT" w:date="2023-08-01T12:12:25Z">
        <w:r>
          <w:rPr>
            <w:lang w:eastAsia="ko-KR"/>
            <w:rFonts w:ascii="바탕체" w:eastAsia="바탕체" w:hAnsi="바탕체" w:cs="바탕체"/>
            <w:color w:val="000000"/>
            <w:sz w:val="22"/>
            <w:szCs w:val="22"/>
            <w:rtl w:val="off"/>
          </w:rPr>
          <w:t>)</w:t>
        </w:r>
      </w:ins>
      <w:ins w:id="23" w:author="RESORT" w:date="2023-08-01T12:11:07Z">
        <w:r>
          <w:rPr>
            <w:lang w:eastAsia="ko-KR"/>
            <w:rFonts w:ascii="바탕체" w:eastAsia="바탕체" w:hAnsi="바탕체" w:cs="바탕체"/>
            <w:color w:val="0000FF"/>
            <w:sz w:val="22"/>
            <w:szCs w:val="22"/>
            <w:rtl w:val="off"/>
          </w:rPr>
          <w:t>케</w:t>
        </w:r>
      </w:ins>
      <w:ins w:id="24" w:author="RESORT" w:date="2023-08-01T12:11:07Z">
        <w:r>
          <w:rPr>
            <w:lang w:eastAsia="ko-KR"/>
            <w:rFonts w:ascii="바탕체" w:eastAsia="바탕체" w:hAnsi="바탕체" w:cs="바탕체"/>
            <w:color w:val="0000FF"/>
            <w:sz w:val="22"/>
            <w:szCs w:val="22"/>
            <w:rtl w:val="off"/>
          </w:rPr>
          <w:t>이</w:t>
        </w:r>
      </w:ins>
      <w:ins w:id="25" w:author="RESORT" w:date="2023-08-01T12:11:08Z">
        <w:r>
          <w:rPr>
            <w:lang w:eastAsia="ko-KR"/>
            <w:rFonts w:ascii="바탕체" w:eastAsia="바탕체" w:hAnsi="바탕체" w:cs="바탕체"/>
            <w:color w:val="0000FF"/>
            <w:sz w:val="22"/>
            <w:szCs w:val="22"/>
            <w:rtl w:val="off"/>
          </w:rPr>
          <w:t>빌</w:t>
        </w:r>
      </w:ins>
      <w:ins w:id="26" w:author="RESORT" w:date="2023-08-01T12:11:16Z">
        <w:r>
          <w:rPr>
            <w:lang w:eastAsia="ko-KR"/>
            <w:rFonts w:ascii="바탕체" w:eastAsia="바탕체" w:hAnsi="바탕체" w:cs="바탕체"/>
            <w:color w:val="0000FF"/>
            <w:sz w:val="22"/>
            <w:szCs w:val="22"/>
            <w:rtl w:val="off"/>
          </w:rPr>
          <w:t>더</w:t>
        </w:r>
      </w:ins>
      <w:ins w:id="27" w:author="RESORT" w:date="2023-08-01T12:11:27Z">
        <w:r>
          <w:rPr>
            <w:lang w:eastAsia="ko-KR"/>
            <w:rFonts w:ascii="바탕체" w:eastAsia="바탕체" w:hAnsi="바탕체" w:cs="바탕체"/>
            <w:color w:val="0000FF"/>
            <w:sz w:val="22"/>
            <w:szCs w:val="22"/>
            <w:rtl w:val="off"/>
          </w:rPr>
          <w:t>대</w:t>
        </w:r>
      </w:ins>
      <w:ins w:id="28" w:author="RESORT" w:date="2023-08-01T12:11:28Z">
        <w:r>
          <w:rPr>
            <w:lang w:eastAsia="ko-KR"/>
            <w:rFonts w:ascii="바탕체" w:eastAsia="바탕체" w:hAnsi="바탕체" w:cs="바탕체"/>
            <w:color w:val="0000FF"/>
            <w:sz w:val="22"/>
            <w:szCs w:val="22"/>
            <w:rtl w:val="off"/>
          </w:rPr>
          <w:t>부</w:t>
        </w:r>
      </w:ins>
      <w:ins w:id="29" w:author="RESORT" w:date="2023-08-01T12:11:28Z">
        <w:r>
          <w:rPr>
            <w:lang w:eastAsia="ko-KR"/>
            <w:rFonts w:ascii="바탕체" w:eastAsia="바탕체" w:hAnsi="바탕체" w:cs="바탕체"/>
            <w:color w:val="0000FF"/>
            <w:sz w:val="22"/>
            <w:szCs w:val="22"/>
            <w:rtl w:val="off"/>
          </w:rPr>
          <w:t>중</w:t>
        </w:r>
      </w:ins>
      <w:ins w:id="30" w:author="RESORT" w:date="2023-08-01T12:11:32Z">
        <w:r>
          <w:rPr>
            <w:lang w:eastAsia="ko-KR"/>
            <w:rFonts w:ascii="바탕체" w:eastAsia="바탕체" w:hAnsi="바탕체" w:cs="바탕체"/>
            <w:color w:val="0000FF"/>
            <w:sz w:val="22"/>
            <w:szCs w:val="22"/>
            <w:rtl w:val="off"/>
          </w:rPr>
          <w:t>개</w:t>
        </w:r>
      </w:ins>
      <w:ins w:id="31" w:author="RESORT" w:date="2023-08-01T12:11:36Z">
        <w:r>
          <w:rPr>
            <w:lang w:eastAsia="ko-KR"/>
            <w:rFonts w:ascii="바탕체" w:eastAsia="바탕체" w:hAnsi="바탕체" w:cs="바탕체"/>
            <w:color w:val="0000FF"/>
            <w:sz w:val="22"/>
            <w:szCs w:val="22"/>
            <w:rtl w:val="off"/>
          </w:rPr>
          <w:t>와</w:t>
        </w:r>
      </w:ins>
      <w:ins w:id="32" w:author="RESORT" w:date="2023-08-01T12:11:36Z">
        <w:r>
          <w:rPr>
            <w:lang w:eastAsia="ko-KR"/>
            <w:rFonts w:ascii="바탕체" w:eastAsia="바탕체" w:hAnsi="바탕체" w:cs="바탕체"/>
            <w:color w:val="0000FF"/>
            <w:sz w:val="22"/>
            <w:szCs w:val="22"/>
            <w:rtl w:val="off"/>
          </w:rPr>
          <w:t xml:space="preserve"> </w:t>
        </w:r>
      </w:ins>
      <w:ins w:id="33" w:author="RESORT" w:date="2023-08-01T12:11:37Z">
        <w:r>
          <w:rPr>
            <w:lang w:eastAsia="ko-KR"/>
            <w:rFonts w:ascii="바탕체" w:eastAsia="바탕체" w:hAnsi="바탕체" w:cs="바탕체"/>
            <w:color w:val="0000FF"/>
            <w:sz w:val="22"/>
            <w:szCs w:val="22"/>
            <w:rtl w:val="off"/>
          </w:rPr>
          <w:t>금</w:t>
        </w:r>
      </w:ins>
      <w:ins w:id="34" w:author="RESORT" w:date="2023-08-01T12:11:38Z">
        <w:r>
          <w:rPr>
            <w:lang w:eastAsia="ko-KR"/>
            <w:rFonts w:ascii="바탕체" w:eastAsia="바탕체" w:hAnsi="바탕체" w:cs="바탕체"/>
            <w:color w:val="0000FF"/>
            <w:sz w:val="22"/>
            <w:szCs w:val="22"/>
            <w:rtl w:val="off"/>
          </w:rPr>
          <w:t>융</w:t>
        </w:r>
      </w:ins>
      <w:ins w:id="35" w:author="RESORT" w:date="2023-08-01T12:11:38Z">
        <w:r>
          <w:rPr>
            <w:lang w:eastAsia="ko-KR"/>
            <w:rFonts w:ascii="바탕체" w:eastAsia="바탕체" w:hAnsi="바탕체" w:cs="바탕체"/>
            <w:color w:val="0000FF"/>
            <w:sz w:val="22"/>
            <w:szCs w:val="22"/>
            <w:rtl w:val="off"/>
          </w:rPr>
          <w:t>자</w:t>
        </w:r>
      </w:ins>
      <w:ins w:id="36" w:author="RESORT" w:date="2023-08-01T12:11:39Z">
        <w:r>
          <w:rPr>
            <w:lang w:eastAsia="ko-KR"/>
            <w:rFonts w:ascii="바탕체" w:eastAsia="바탕체" w:hAnsi="바탕체" w:cs="바탕체"/>
            <w:color w:val="0000FF"/>
            <w:sz w:val="22"/>
            <w:szCs w:val="22"/>
            <w:rtl w:val="off"/>
          </w:rPr>
          <w:t>문</w:t>
        </w:r>
      </w:ins>
      <w:ins w:id="37" w:author="RESORT" w:date="2023-08-01T12:11:39Z">
        <w:r>
          <w:rPr>
            <w:lang w:eastAsia="ko-KR"/>
            <w:rFonts w:ascii="바탕체" w:eastAsia="바탕체" w:hAnsi="바탕체" w:cs="바탕체"/>
            <w:color w:val="0000FF"/>
            <w:sz w:val="22"/>
            <w:szCs w:val="22"/>
            <w:rtl w:val="off"/>
          </w:rPr>
          <w:t>계</w:t>
        </w:r>
      </w:ins>
      <w:ins w:id="38" w:author="RESORT" w:date="2023-08-01T12:11:39Z">
        <w:r>
          <w:rPr>
            <w:lang w:eastAsia="ko-KR"/>
            <w:rFonts w:ascii="바탕체" w:eastAsia="바탕체" w:hAnsi="바탕체" w:cs="바탕체"/>
            <w:color w:val="0000FF"/>
            <w:sz w:val="22"/>
            <w:szCs w:val="22"/>
            <w:rtl w:val="off"/>
          </w:rPr>
          <w:t>약</w:t>
        </w:r>
      </w:ins>
      <w:ins w:id="39" w:author="RESORT" w:date="2023-08-01T12:11:41Z">
        <w:r>
          <w:rPr>
            <w:lang w:eastAsia="ko-KR"/>
            <w:rFonts w:ascii="바탕체" w:eastAsia="바탕체" w:hAnsi="바탕체" w:cs="바탕체"/>
            <w:color w:val="0000FF"/>
            <w:sz w:val="22"/>
            <w:szCs w:val="22"/>
            <w:rtl w:val="off"/>
          </w:rPr>
          <w:t>을</w:t>
        </w:r>
      </w:ins>
      <w:ins w:id="40" w:author="RESORT" w:date="2023-08-01T12:11:43Z">
        <w:r>
          <w:rPr>
            <w:lang w:eastAsia="ko-KR"/>
            <w:rFonts w:ascii="바탕체" w:eastAsia="바탕체" w:hAnsi="바탕체" w:cs="바탕체"/>
            <w:color w:val="0000FF"/>
            <w:sz w:val="22"/>
            <w:szCs w:val="22"/>
            <w:rtl w:val="off"/>
          </w:rPr>
          <w:t>체</w:t>
        </w:r>
      </w:ins>
      <w:ins w:id="41" w:author="RESORT" w:date="2023-08-01T12:11:43Z">
        <w:r>
          <w:rPr>
            <w:lang w:eastAsia="ko-KR"/>
            <w:rFonts w:ascii="바탕체" w:eastAsia="바탕체" w:hAnsi="바탕체" w:cs="바탕체"/>
            <w:color w:val="0000FF"/>
            <w:sz w:val="22"/>
            <w:szCs w:val="22"/>
            <w:rtl w:val="off"/>
          </w:rPr>
          <w:t>결</w:t>
        </w:r>
      </w:ins>
      <w:ins w:id="42" w:author="RESORT" w:date="2023-08-01T12:11:43Z">
        <w:r>
          <w:rPr>
            <w:lang w:eastAsia="ko-KR"/>
            <w:rFonts w:ascii="바탕체" w:eastAsia="바탕체" w:hAnsi="바탕체" w:cs="바탕체"/>
            <w:color w:val="0000FF"/>
            <w:sz w:val="22"/>
            <w:szCs w:val="22"/>
            <w:rtl w:val="off"/>
          </w:rPr>
          <w:t>한</w:t>
        </w:r>
      </w:ins>
      <w:ins w:id="43" w:author="RESORT" w:date="2023-08-01T12:11:43Z">
        <w:r>
          <w:rPr>
            <w:lang w:eastAsia="ko-KR"/>
            <w:rFonts w:ascii="바탕체" w:eastAsia="바탕체" w:hAnsi="바탕체" w:cs="바탕체"/>
            <w:color w:val="0000FF"/>
            <w:sz w:val="22"/>
            <w:szCs w:val="22"/>
            <w:rtl w:val="off"/>
          </w:rPr>
          <w:t xml:space="preserve"> </w:t>
        </w:r>
      </w:ins>
      <w:ins w:id="44" w:author="RESORT" w:date="2023-08-01T12:11:46Z">
        <w:r>
          <w:rPr>
            <w:lang w:eastAsia="ko-KR"/>
            <w:rFonts w:ascii="바탕체" w:eastAsia="바탕체" w:hAnsi="바탕체" w:cs="바탕체"/>
            <w:color w:val="0000FF"/>
            <w:sz w:val="22"/>
            <w:szCs w:val="22"/>
            <w:rtl w:val="off"/>
          </w:rPr>
          <w:t>것</w:t>
        </w:r>
      </w:ins>
      <w:ins w:id="45" w:author="RESORT" w:date="2023-08-01T12:11:46Z">
        <w:r>
          <w:rPr>
            <w:lang w:eastAsia="ko-KR"/>
            <w:rFonts w:ascii="바탕체" w:eastAsia="바탕체" w:hAnsi="바탕체" w:cs="바탕체"/>
            <w:color w:val="0000FF"/>
            <w:sz w:val="22"/>
            <w:szCs w:val="22"/>
            <w:rtl w:val="off"/>
          </w:rPr>
          <w:t xml:space="preserve"> </w:t>
        </w:r>
      </w:ins>
      <w:ins w:id="46" w:author="RESORT" w:date="2023-08-01T12:11:46Z">
        <w:r>
          <w:rPr>
            <w:lang w:eastAsia="ko-KR"/>
            <w:rFonts w:ascii="바탕체" w:eastAsia="바탕체" w:hAnsi="바탕체" w:cs="바탕체"/>
            <w:color w:val="0000FF"/>
            <w:sz w:val="22"/>
            <w:szCs w:val="22"/>
            <w:rtl w:val="off"/>
          </w:rPr>
          <w:t>외</w:t>
        </w:r>
      </w:ins>
      <w:ins w:id="47" w:author="RESORT" w:date="2023-08-01T12:11:46Z">
        <w:r>
          <w:rPr>
            <w:lang w:eastAsia="ko-KR"/>
            <w:rFonts w:ascii="바탕체" w:eastAsia="바탕체" w:hAnsi="바탕체" w:cs="바탕체"/>
            <w:color w:val="0000FF"/>
            <w:sz w:val="22"/>
            <w:szCs w:val="22"/>
            <w:rtl w:val="off"/>
          </w:rPr>
          <w:t>에</w:t>
        </w:r>
      </w:ins>
      <w:ins w:id="48" w:author="RESORT" w:date="2023-08-01T12:11:49Z">
        <w:r>
          <w:rPr>
            <w:lang w:eastAsia="ko-KR"/>
            <w:rFonts w:ascii="바탕체" w:eastAsia="바탕체" w:hAnsi="바탕체" w:cs="바탕체"/>
            <w:color w:val="0000FF"/>
            <w:sz w:val="22"/>
            <w:szCs w:val="22"/>
            <w:rtl w:val="off"/>
          </w:rPr>
          <w:t>는</w:t>
        </w:r>
      </w:ins>
      <w:ins w:id="49" w:author="RESORT" w:date="2023-08-01T12:11:49Z">
        <w:r>
          <w:rPr>
            <w:lang w:eastAsia="ko-KR"/>
            <w:rFonts w:ascii="바탕체" w:eastAsia="바탕체" w:hAnsi="바탕체" w:cs="바탕체"/>
            <w:color w:val="0000FF"/>
            <w:sz w:val="22"/>
            <w:szCs w:val="22"/>
            <w:rtl w:val="off"/>
          </w:rPr>
          <w:t xml:space="preserve"> </w:t>
        </w:r>
      </w:ins>
      <w:r>
        <w:rPr>
          <w:rFonts w:ascii="바탕체" w:eastAsia="바탕체" w:hAnsi="바탕체" w:cs="바탕체"/>
          <w:color w:val="000000"/>
          <w:sz w:val="22"/>
          <w:szCs w:val="22"/>
        </w:rPr>
        <w:t xml:space="preserve">“을” 외의 타 기관과 금융 </w:t>
      </w:r>
      <w:r>
        <w:rPr>
          <w:rFonts w:ascii="바탕체" w:eastAsia="바탕체" w:hAnsi="바탕체" w:cs="바탕체"/>
          <w:color w:val="000000"/>
          <w:sz w:val="22"/>
          <w:szCs w:val="22"/>
        </w:rPr>
        <w:t>주선계약을</w:t>
      </w:r>
      <w:r>
        <w:rPr>
          <w:rFonts w:ascii="바탕체" w:eastAsia="바탕체" w:hAnsi="바탕체" w:cs="바탕체"/>
          <w:color w:val="000000"/>
          <w:sz w:val="22"/>
          <w:szCs w:val="22"/>
        </w:rPr>
        <w:t xml:space="preserve"> 체결한 사실이 없음을 확인한다.</w:t>
      </w:r>
      <w:commentRangeEnd w:id="1"/>
      <w:r>
        <w:commentReference w:id="1"/>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“갑”은 본 계약기간 내에 “을” 또는 “을”이 주선한 기관 외의 다른 기관과 본건 사업과 관련한 금융주선계약을 체결하거나 이에 관하여 교섭, 협의, 논의, 협상 등을 일체 하지 아니한다. 단, “을”이 사전에 서면으로 동의한 경우는 예외로 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“갑”은 “을”의 본건 </w:t>
      </w:r>
      <w:r>
        <w:rPr>
          <w:rFonts w:ascii="바탕체" w:eastAsia="바탕체" w:hAnsi="바탕체" w:cs="바탕체"/>
          <w:color w:val="000000"/>
          <w:sz w:val="22"/>
          <w:szCs w:val="22"/>
        </w:rPr>
        <w:t>금융주선에</w:t>
      </w:r>
      <w:r>
        <w:rPr>
          <w:rFonts w:ascii="바탕체" w:eastAsia="바탕체" w:hAnsi="바탕체" w:cs="바탕체"/>
          <w:color w:val="000000"/>
          <w:sz w:val="22"/>
          <w:szCs w:val="22"/>
        </w:rPr>
        <w:t xml:space="preserve"> 의하지 아니 하거나 “을” 또는 “을”이 주선한 기관을 통하지 아니하고는 본건 사업 관련 자금을 조달하지 않기로 한다. 단,</w:t>
      </w:r>
      <w:r>
        <w:rPr>
          <w:rFonts w:ascii="바탕체" w:eastAsia="바탕체" w:hAnsi="바탕체" w:cs="바탕체"/>
          <w:color w:val="000000"/>
          <w:sz w:val="22"/>
          <w:szCs w:val="22"/>
        </w:rPr>
        <w:t xml:space="preserve"> </w:t>
      </w:r>
      <w:commentRangeStart w:id="2"/>
      <w:del w:id="50" w:author="RESORT" w:date="2023-08-01T12:45:04Z">
        <w:r>
          <w:rPr>
            <w:rFonts w:ascii="바탕체" w:eastAsia="바탕체" w:hAnsi="바탕체" w:cs="바탕체"/>
            <w:color w:val="FF0000"/>
            <w:sz w:val="22"/>
            <w:szCs w:val="22"/>
          </w:rPr>
          <w:delText>다</w:delText>
        </w:r>
      </w:del>
      <w:del w:id="51" w:author="RESORT" w:date="2023-08-01T12:45:05Z">
        <w:r>
          <w:rPr>
            <w:rFonts w:ascii="바탕체" w:eastAsia="바탕체" w:hAnsi="바탕체" w:cs="바탕체"/>
            <w:color w:val="FF0000"/>
            <w:sz w:val="22"/>
            <w:szCs w:val="22"/>
          </w:rPr>
          <w:delText>른</w:delText>
        </w:r>
      </w:del>
      <w:del w:id="52" w:author="RESORT" w:date="2023-08-01T12:45:07Z">
        <w:r>
          <w:rPr>
            <w:rFonts w:ascii="바탕체" w:eastAsia="바탕체" w:hAnsi="바탕체" w:cs="바탕체"/>
            <w:color w:val="FF0000"/>
            <w:sz w:val="22"/>
            <w:szCs w:val="22"/>
          </w:rPr>
          <w:delText xml:space="preserve"> </w:delText>
        </w:r>
      </w:del>
      <w:del w:id="53" w:author="USER" w:date="2023-07-27T16:20:00Z">
        <w:r>
          <w:rPr>
            <w:rFonts w:ascii="바탕체" w:eastAsia="바탕체" w:hAnsi="바탕체" w:cs="바탕체"/>
            <w:color w:val="FF0000"/>
            <w:sz w:val="22"/>
            <w:szCs w:val="22"/>
          </w:rPr>
          <w:delText xml:space="preserve">금융기관의 대출조건 또는 수수료가 “을”이 주선한 금융조건이나 수수료보다 상당한 정도 유리할 경우 또는 </w:delText>
        </w:r>
      </w:del>
      <w:commentRangeEnd w:id="2"/>
      <w:r>
        <w:rPr>
          <w:rStyle w:val="aa"/>
        </w:rPr>
        <w:commentReference w:id="2"/>
      </w:r>
      <w:r>
        <w:rPr>
          <w:rFonts w:ascii="바탕체" w:eastAsia="바탕체" w:hAnsi="바탕체" w:cs="바탕체"/>
          <w:color w:val="000000"/>
          <w:sz w:val="22"/>
          <w:szCs w:val="22"/>
        </w:rPr>
        <w:t>“을”이 사전에 서면으로 동의한 경우는 예외로 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“갑”이 제3자로 하여금 본건 사업을 진행하게 하는 경우, “갑”은 그 즉시 제3자로 하여금 본 계약상 “갑”의 의무를 중첩적으로 인수하도록 하는 계약을 체결하여야 한다. 이 경우 “본건 사업”을 진행하는 자가 “갑”의 특수관계인(금융회사의 지배구조에 관한 법률 제2조에 따름)일 경우에는 “갑”이 제3자로 하여금 “본건 사업”을 진행하게 한 것으로 본다.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아래 각 호의 어느 하나에 해당하는 경우 “갑”은 즉시“을”에게</w:t>
      </w:r>
      <w:ins w:id="54" w:author="RESORT" w:date="2023-08-01T12:44:36Z">
        <w:r>
          <w:rPr>
            <w:lang w:eastAsia="ko-KR"/>
            <w:rFonts w:ascii="바탕체" w:eastAsia="바탕체" w:hAnsi="바탕체" w:cs="바탕체"/>
            <w:color w:val="000000"/>
            <w:sz w:val="22"/>
            <w:szCs w:val="22"/>
            <w:rtl w:val="off"/>
          </w:rPr>
          <w:t xml:space="preserve"> </w:t>
        </w:r>
      </w:ins>
      <w:del w:id="55" w:author="RESORT" w:date="2023-08-01T12:36:12Z">
        <w:r>
          <w:rPr>
            <w:rFonts w:ascii="바탕체" w:eastAsia="바탕체" w:hAnsi="바탕체" w:cs="바탕체"/>
            <w:color w:val="000000"/>
            <w:sz w:val="22"/>
            <w:szCs w:val="22"/>
          </w:rPr>
          <w:delText xml:space="preserve"> </w:delText>
        </w:r>
      </w:del>
      <w:del w:id="56" w:author="RESORT" w:date="2023-08-01T12:36:12Z">
        <w:r>
          <w:rPr>
            <w:rFonts w:ascii="바탕체" w:eastAsia="바탕체" w:hAnsi="바탕체" w:cs="바탕체"/>
            <w:color w:val="FF0000"/>
            <w:sz w:val="22"/>
            <w:szCs w:val="22"/>
          </w:rPr>
          <w:delText>위</w:delText>
        </w:r>
      </w:del>
      <w:del w:id="57" w:author="RESORT" w:date="2023-08-01T12:36:13Z">
        <w:r>
          <w:rPr>
            <w:rFonts w:ascii="바탕체" w:eastAsia="바탕체" w:hAnsi="바탕체" w:cs="바탕체"/>
            <w:color w:val="FF0000"/>
            <w:sz w:val="22"/>
            <w:szCs w:val="22"/>
          </w:rPr>
          <w:delText>약</w:delText>
        </w:r>
      </w:del>
      <w:del w:id="58" w:author="RESORT" w:date="2023-08-01T12:36:13Z">
        <w:r>
          <w:rPr>
            <w:rFonts w:ascii="바탕체" w:eastAsia="바탕체" w:hAnsi="바탕체" w:cs="바탕체"/>
            <w:color w:val="FF0000"/>
            <w:sz w:val="22"/>
            <w:szCs w:val="22"/>
          </w:rPr>
          <w:delText>벌</w:delText>
        </w:r>
      </w:del>
      <w:del w:id="59" w:author="RESORT" w:date="2023-08-01T12:44:32Z">
        <w:r>
          <w:rPr>
            <w:rFonts w:ascii="바탕체" w:eastAsia="바탕체" w:hAnsi="바탕체" w:cs="바탕체"/>
            <w:color w:val="000000"/>
            <w:sz w:val="22"/>
            <w:szCs w:val="22"/>
          </w:rPr>
          <w:delText>을</w:delText>
        </w:r>
      </w:del>
      <w:del w:id="60" w:author="RESORT" w:date="2023-08-01T12:44:33Z">
        <w:r>
          <w:rPr>
            <w:rFonts w:ascii="바탕체" w:eastAsia="바탕체" w:hAnsi="바탕체" w:cs="바탕체"/>
            <w:color w:val="000000"/>
            <w:sz w:val="22"/>
            <w:szCs w:val="22"/>
          </w:rPr>
          <w:delText xml:space="preserve"> </w:delText>
        </w:r>
      </w:del>
      <w:ins w:id="61" w:author="RESORT" w:date="2023-08-01T12:36:18Z">
        <w:r>
          <w:rPr>
            <w:lang w:eastAsia="ko-KR"/>
            <w:rFonts w:ascii="바탕체" w:eastAsia="바탕체" w:hAnsi="바탕체" w:cs="바탕체"/>
            <w:color w:val="000000"/>
            <w:sz w:val="22"/>
            <w:szCs w:val="22"/>
            <w:rtl w:val="off"/>
          </w:rPr>
          <w:t>위</w:t>
        </w:r>
      </w:ins>
      <w:ins w:id="62" w:author="RESORT" w:date="2023-08-01T12:36:18Z">
        <w:r>
          <w:rPr>
            <w:lang w:eastAsia="ko-KR"/>
            <w:rFonts w:ascii="바탕체" w:eastAsia="바탕체" w:hAnsi="바탕체" w:cs="바탕체"/>
            <w:color w:val="000000"/>
            <w:sz w:val="22"/>
            <w:szCs w:val="22"/>
            <w:rtl w:val="off"/>
          </w:rPr>
          <w:t>약</w:t>
        </w:r>
      </w:ins>
      <w:ins w:id="63" w:author="RESORT" w:date="2023-08-01T12:36:19Z">
        <w:r>
          <w:rPr>
            <w:lang w:eastAsia="ko-KR"/>
            <w:rFonts w:ascii="바탕체" w:eastAsia="바탕체" w:hAnsi="바탕체" w:cs="바탕체"/>
            <w:color w:val="000000"/>
            <w:sz w:val="22"/>
            <w:szCs w:val="22"/>
            <w:rtl w:val="off"/>
          </w:rPr>
          <w:t>금</w:t>
        </w:r>
      </w:ins>
      <w:ins w:id="64" w:author="RESORT" w:date="2023-08-01T12:36:20Z">
        <w:r>
          <w:rPr>
            <w:lang w:eastAsia="ko-KR"/>
            <w:rFonts w:ascii="바탕체" w:eastAsia="바탕체" w:hAnsi="바탕체" w:cs="바탕체"/>
            <w:color w:val="000000"/>
            <w:sz w:val="22"/>
            <w:szCs w:val="22"/>
            <w:rtl w:val="off"/>
          </w:rPr>
          <w:t>을</w:t>
        </w:r>
      </w:ins>
      <w:ins w:id="65" w:author="RESORT" w:date="2023-08-01T12:36:20Z">
        <w:r>
          <w:rPr>
            <w:lang w:eastAsia="ko-KR"/>
            <w:rFonts w:ascii="바탕체" w:eastAsia="바탕체" w:hAnsi="바탕체" w:cs="바탕체"/>
            <w:color w:val="000000"/>
            <w:sz w:val="22"/>
            <w:szCs w:val="22"/>
            <w:rtl w:val="off"/>
          </w:rPr>
          <w:t xml:space="preserve"> </w:t>
        </w:r>
      </w:ins>
      <w:r>
        <w:rPr>
          <w:rFonts w:ascii="바탕체" w:eastAsia="바탕체" w:hAnsi="바탕체" w:cs="바탕체"/>
          <w:color w:val="000000"/>
          <w:sz w:val="22"/>
          <w:szCs w:val="22"/>
        </w:rPr>
        <w:t>지급하여야 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6"/>
        </w:numPr>
        <w:rPr>
          <w:rFonts w:ascii="바탕체" w:eastAsia="바탕체" w:hAnsi="바탕체" w:cs="바탕체"/>
          <w:color w:val="000000"/>
          <w:sz w:val="22"/>
          <w:szCs w:val="22"/>
        </w:rPr>
      </w:pPr>
      <w:r>
        <w:rPr>
          <w:rFonts w:ascii="바탕체" w:eastAsia="바탕체" w:hAnsi="바탕체" w:cs="바탕체"/>
          <w:color w:val="000000"/>
          <w:sz w:val="22"/>
          <w:szCs w:val="22"/>
        </w:rPr>
        <w:t>“갑”이 제2항 내지 제5항 중 어느 하나를 위반하거나, 그 위반 사실이 확인된 경우</w:t>
      </w:r>
    </w:p>
    <w:p>
      <w:pPr>
        <w:ind w:right="118"/>
        <w:pBdr>
          <w:between w:val="nil"/>
          <w:top w:val="nil"/>
          <w:left w:val="nil"/>
          <w:bottom w:val="nil"/>
          <w:right w:val="nil"/>
        </w:pBdr>
        <w:numPr>
          <w:ilvl w:val="0"/>
          <w:numId w:val="6"/>
        </w:numPr>
        <w:rPr>
          <w:rFonts w:ascii="바탕체" w:eastAsia="바탕체" w:hAnsi="바탕체" w:cs="바탕체"/>
          <w:color w:val="000000"/>
          <w:sz w:val="22"/>
          <w:szCs w:val="22"/>
        </w:rPr>
      </w:pPr>
      <w:r>
        <w:rPr>
          <w:rFonts w:ascii="바탕체" w:eastAsia="바탕체" w:hAnsi="바탕체" w:cs="바탕체"/>
          <w:color w:val="000000"/>
          <w:sz w:val="22"/>
          <w:szCs w:val="22"/>
        </w:rPr>
        <w:t>“을” 또는 “을”이 주선한 기관의 내부 여신 승인이 있었거나 승인절차를 진행중임에도 불구하고 “갑”이 자금조달 받는 것을 거부하거나“을” 또는 “을”이 주선한 기관 이외의 기관을 통해 자금을 조달 받는 경우</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제6항에 따른 </w:t>
      </w:r>
      <w:r>
        <w:rPr>
          <w:rFonts w:ascii="바탕체" w:eastAsia="바탕체" w:hAnsi="바탕체" w:cs="바탕체"/>
          <w:color w:val="FF0000"/>
          <w:sz w:val="22"/>
          <w:szCs w:val="22"/>
        </w:rPr>
        <w:t>위약</w:t>
      </w:r>
      <w:ins w:id="66" w:author="RESORT" w:date="2023-08-01T12:37:09Z">
        <w:r>
          <w:rPr>
            <w:lang w:eastAsia="ko-KR"/>
            <w:rFonts w:ascii="바탕체" w:eastAsia="바탕체" w:hAnsi="바탕체" w:cs="바탕체"/>
            <w:color w:val="FF0000"/>
            <w:sz w:val="22"/>
            <w:szCs w:val="22"/>
            <w:rtl w:val="off"/>
          </w:rPr>
          <w:t>금</w:t>
        </w:r>
      </w:ins>
      <w:del w:id="67" w:author="RESORT" w:date="2023-08-01T12:37:09Z">
        <w:r>
          <w:rPr>
            <w:rFonts w:ascii="바탕체" w:eastAsia="바탕체" w:hAnsi="바탕체" w:cs="바탕체"/>
            <w:color w:val="FF0000"/>
            <w:sz w:val="22"/>
            <w:szCs w:val="22"/>
          </w:rPr>
          <w:delText>벌</w:delText>
        </w:r>
      </w:del>
      <w:r>
        <w:rPr>
          <w:rFonts w:ascii="바탕체" w:eastAsia="바탕체" w:hAnsi="바탕체" w:cs="바탕체"/>
          <w:color w:val="000000"/>
          <w:sz w:val="22"/>
          <w:szCs w:val="22"/>
        </w:rPr>
        <w:t>은</w:t>
      </w:r>
      <w:r>
        <w:rPr>
          <w:rFonts w:ascii="바탕체" w:eastAsia="바탕체" w:hAnsi="바탕체" w:cs="바탕체"/>
          <w:color w:val="000000"/>
          <w:sz w:val="22"/>
          <w:szCs w:val="22"/>
        </w:rPr>
        <w:t xml:space="preserve"> 아래 각 호에 따라 </w:t>
      </w:r>
      <w:r>
        <w:rPr>
          <w:rFonts w:ascii="바탕체" w:eastAsia="바탕체" w:hAnsi="바탕체" w:cs="바탕체"/>
          <w:color w:val="FF0000"/>
          <w:sz w:val="22"/>
          <w:szCs w:val="22"/>
        </w:rPr>
        <w:t>산</w:t>
      </w:r>
      <w:r>
        <w:rPr>
          <w:rFonts w:ascii="바탕체" w:eastAsia="바탕체" w:hAnsi="바탕체" w:cs="바탕체"/>
          <w:color w:val="000000"/>
          <w:sz w:val="22"/>
          <w:szCs w:val="22"/>
        </w:rPr>
        <w:t xml:space="preserve">정한다(대출약정금을 특정할 수 없어 주선수수료를 산정하기 어려운 경우, 제3조 제1항상의 각 조달예정금액 전액을 각 대출약정금으로 간주하여 </w:t>
      </w:r>
      <w:r>
        <w:rPr>
          <w:rFonts w:ascii="바탕체" w:eastAsia="바탕체" w:hAnsi="바탕체" w:cs="바탕체"/>
          <w:color w:val="FF0000"/>
          <w:sz w:val="22"/>
          <w:szCs w:val="22"/>
        </w:rPr>
        <w:t>위약</w:t>
      </w:r>
      <w:ins w:id="68" w:author="RESORT" w:date="2023-08-01T12:37:15Z">
        <w:r>
          <w:rPr>
            <w:lang w:eastAsia="ko-KR"/>
            <w:rFonts w:ascii="바탕체" w:eastAsia="바탕체" w:hAnsi="바탕체" w:cs="바탕체"/>
            <w:color w:val="FF0000"/>
            <w:sz w:val="22"/>
            <w:szCs w:val="22"/>
            <w:rtl w:val="off"/>
          </w:rPr>
          <w:t>금</w:t>
        </w:r>
      </w:ins>
      <w:del w:id="69" w:author="RESORT" w:date="2023-08-01T12:37:15Z">
        <w:r>
          <w:rPr>
            <w:rFonts w:ascii="바탕체" w:eastAsia="바탕체" w:hAnsi="바탕체" w:cs="바탕체"/>
            <w:color w:val="FF0000"/>
            <w:sz w:val="22"/>
            <w:szCs w:val="22"/>
          </w:rPr>
          <w:delText>벌</w:delText>
        </w:r>
      </w:del>
      <w:r>
        <w:rPr>
          <w:rFonts w:ascii="바탕체" w:eastAsia="바탕체" w:hAnsi="바탕체" w:cs="바탕체"/>
          <w:color w:val="000000"/>
          <w:sz w:val="22"/>
          <w:szCs w:val="22"/>
        </w:rPr>
        <w:t>을</w:t>
      </w:r>
      <w:r>
        <w:rPr>
          <w:rFonts w:ascii="바탕체" w:eastAsia="바탕체" w:hAnsi="바탕체" w:cs="바탕체"/>
          <w:color w:val="000000"/>
          <w:sz w:val="22"/>
          <w:szCs w:val="22"/>
        </w:rPr>
        <w:t xml:space="preserve"> 산정한다</w:t>
      </w:r>
      <w:r>
        <w:rPr>
          <w:rFonts w:ascii="바탕체" w:eastAsia="바탕체" w:hAnsi="바탕체" w:cs="바탕체"/>
          <w:color w:val="000000"/>
          <w:sz w:val="22"/>
          <w:szCs w:val="22"/>
        </w:rPr>
        <w:t>.</w:t>
      </w:r>
      <w:r>
        <w:rPr>
          <w:rFonts w:ascii="바탕체" w:eastAsia="바탕체" w:hAnsi="바탕체" w:cs="바탕체"/>
          <w:color w:val="000000"/>
          <w:sz w:val="22"/>
          <w:szCs w:val="22"/>
        </w:rPr>
        <w:t xml:space="preserve"> </w:t>
      </w:r>
      <w:r>
        <w:rPr>
          <w:rFonts w:ascii="바탕체" w:eastAsia="바탕체" w:hAnsi="바탕체" w:cs="바탕체"/>
          <w:strike w:val="off"/>
          <w:sz w:val="22"/>
          <w:szCs w:val="22"/>
          <w:rPrChange w:id="70" w:author="RESORT" w:date="2023-08-01T12:40:12Z">
            <w:rPr>
              <w:rFonts w:ascii="바탕체" w:eastAsia="바탕체" w:hAnsi="바탕체" w:cs="바탕체"/>
              <w:strike/>
              <w:color w:val="FF0000"/>
              <w:sz w:val="22"/>
              <w:szCs w:val="22"/>
            </w:rPr>
          </w:rPrChange>
        </w:rPr>
        <w:t>위약</w:t>
      </w:r>
      <w:ins w:id="71" w:author="RESORT" w:date="2023-08-01T12:40:26Z">
        <w:r>
          <w:rPr>
            <w:rFonts w:ascii="바탕체" w:eastAsia="바탕체" w:hAnsi="바탕체" w:cs="바탕체"/>
            <w:strike w:val="off"/>
            <w:sz w:val="22"/>
            <w:szCs w:val="22"/>
            <w:rPrChange w:id="72" w:author="RESORT" w:date="2023-08-01T12:40:12Z">
              <w:rPr>
                <w:lang w:eastAsia="ko-KR"/>
                <w:rFonts w:ascii="바탕체" w:eastAsia="바탕체" w:hAnsi="바탕체" w:cs="바탕체"/>
                <w:strike/>
                <w:color w:val="FF0000"/>
                <w:sz w:val="22"/>
                <w:szCs w:val="22"/>
                <w:rtl w:val="off"/>
              </w:rPr>
            </w:rPrChange>
          </w:rPr>
          <w:t>금</w:t>
        </w:r>
      </w:ins>
      <w:del w:id="73" w:author="RESORT" w:date="2023-08-01T12:40:26Z">
        <w:r>
          <w:rPr>
            <w:rFonts w:ascii="바탕체" w:eastAsia="바탕체" w:hAnsi="바탕체" w:cs="바탕체"/>
            <w:strike w:val="off"/>
            <w:sz w:val="22"/>
            <w:szCs w:val="22"/>
            <w:rPrChange w:id="74" w:author="RESORT" w:date="2023-08-01T12:40:12Z">
              <w:rPr>
                <w:rFonts w:ascii="바탕체" w:eastAsia="바탕체" w:hAnsi="바탕체" w:cs="바탕체"/>
                <w:strike/>
                <w:color w:val="FF0000"/>
                <w:sz w:val="22"/>
                <w:szCs w:val="22"/>
              </w:rPr>
            </w:rPrChange>
          </w:rPr>
          <w:delText>벌</w:delText>
        </w:r>
      </w:del>
      <w:r>
        <w:rPr>
          <w:rFonts w:ascii="바탕체" w:eastAsia="바탕체" w:hAnsi="바탕체" w:cs="바탕체"/>
          <w:strike w:val="off"/>
          <w:sz w:val="22"/>
          <w:szCs w:val="22"/>
          <w:rPrChange w:id="75" w:author="RESORT" w:date="2023-08-01T12:40:12Z">
            <w:rPr>
              <w:rFonts w:ascii="바탕체" w:eastAsia="바탕체" w:hAnsi="바탕체" w:cs="바탕체"/>
              <w:strike/>
              <w:color w:val="FF0000"/>
              <w:sz w:val="22"/>
              <w:szCs w:val="22"/>
            </w:rPr>
          </w:rPrChange>
        </w:rPr>
        <w:t>과</w:t>
      </w:r>
      <w:r>
        <w:rPr>
          <w:rFonts w:ascii="바탕체" w:eastAsia="바탕체" w:hAnsi="바탕체" w:cs="바탕체"/>
          <w:strike w:val="off"/>
          <w:sz w:val="22"/>
          <w:szCs w:val="22"/>
          <w:rPrChange w:id="76" w:author="RESORT" w:date="2023-08-01T12:40:12Z">
            <w:rPr>
              <w:rFonts w:ascii="바탕체" w:eastAsia="바탕체" w:hAnsi="바탕체" w:cs="바탕체"/>
              <w:strike/>
              <w:color w:val="FF0000"/>
              <w:sz w:val="22"/>
              <w:szCs w:val="22"/>
            </w:rPr>
          </w:rPrChange>
        </w:rPr>
        <w:t xml:space="preserve"> 관련된 부가세가 발생하는 경우 “갑”이 부담한다</w:t>
      </w:r>
      <w:r>
        <w:rPr>
          <w:rFonts w:ascii="바탕체" w:eastAsia="바탕체" w:hAnsi="바탕체" w:cs="바탕체"/>
          <w:color w:val="000000"/>
          <w:sz w:val="22"/>
          <w:szCs w:val="22"/>
        </w:rPr>
        <w:t>)</w:t>
      </w:r>
      <w:r>
        <w:rPr>
          <w:rFonts w:ascii="바탕체" w:eastAsia="바탕체" w:hAnsi="바탕체" w:cs="바탕체" w:hint="eastAsia"/>
          <w:color w:val="000000"/>
          <w:sz w:val="22"/>
          <w:szCs w:val="22"/>
        </w:rPr>
        <w:t xml:space="preserve"> </w:t>
      </w:r>
    </w:p>
    <w:p>
      <w:pPr>
        <w:ind w:right="118"/>
        <w:rPr>
          <w:rFonts w:ascii="바탕체" w:eastAsia="바탕체" w:hAnsi="바탕체" w:cs="바탕체"/>
          <w:sz w:val="22"/>
          <w:szCs w:val="22"/>
        </w:rPr>
      </w:pPr>
    </w:p>
    <w:p>
      <w:pPr>
        <w:ind w:right="118"/>
        <w:pBdr>
          <w:between w:val="nil"/>
          <w:top w:val="nil"/>
          <w:left w:val="nil"/>
          <w:bottom w:val="nil"/>
          <w:right w:val="nil"/>
        </w:pBdr>
        <w:numPr>
          <w:ilvl w:val="0"/>
          <w:numId w:val="7"/>
        </w:numPr>
        <w:rPr>
          <w:rFonts w:ascii="바탕체" w:eastAsia="바탕체" w:hAnsi="바탕체" w:cs="바탕체"/>
          <w:color w:val="000000"/>
          <w:sz w:val="22"/>
          <w:szCs w:val="22"/>
        </w:rPr>
      </w:pPr>
      <w:r>
        <w:rPr>
          <w:rFonts w:ascii="바탕체" w:eastAsia="바탕체" w:hAnsi="바탕체" w:cs="바탕체"/>
          <w:color w:val="000000"/>
          <w:sz w:val="22"/>
          <w:szCs w:val="22"/>
        </w:rPr>
        <w:t>브릿지대출에</w:t>
      </w:r>
      <w:r>
        <w:rPr>
          <w:rFonts w:ascii="바탕체" w:eastAsia="바탕체" w:hAnsi="바탕체" w:cs="바탕체"/>
          <w:color w:val="000000"/>
          <w:sz w:val="22"/>
          <w:szCs w:val="22"/>
        </w:rPr>
        <w:t xml:space="preserve"> 대한 금융자문 또는 주선 업무를 제공하는 과정에서 “갑”이 위약한 경우: 제5조 제1항 제1호에 기재한 수수료 상당액</w:t>
      </w:r>
    </w:p>
    <w:p>
      <w:pPr>
        <w:ind w:right="118"/>
        <w:pBdr>
          <w:between w:val="nil"/>
          <w:top w:val="nil"/>
          <w:left w:val="nil"/>
          <w:bottom w:val="nil"/>
          <w:right w:val="nil"/>
        </w:pBdr>
        <w:numPr>
          <w:ilvl w:val="0"/>
          <w:numId w:val="7"/>
        </w:numPr>
        <w:rPr>
          <w:rFonts w:ascii="바탕체" w:eastAsia="바탕체" w:hAnsi="바탕체" w:cs="바탕체"/>
          <w:color w:val="000000"/>
          <w:sz w:val="22"/>
          <w:szCs w:val="22"/>
        </w:rPr>
      </w:pPr>
      <w:r>
        <w:rPr>
          <w:rFonts w:ascii="바탕체" w:eastAsia="바탕체" w:hAnsi="바탕체" w:cs="바탕체"/>
          <w:color w:val="000000"/>
          <w:sz w:val="22"/>
          <w:szCs w:val="22"/>
        </w:rPr>
        <w:t>본PF대출에 대한 금융 주선 업무를 제공하는 과정에서 “갑”이 위약한 경우: 제5조 제1항 제2호에 기재한 수수료 상당액</w:t>
      </w:r>
    </w:p>
    <w:p>
      <w:pPr>
        <w:ind w:right="118"/>
        <w:rPr>
          <w:rFonts w:ascii="바탕체" w:eastAsia="바탕체" w:hAnsi="바탕체" w:cs="바탕체"/>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“갑”과 “을”은, 제6항의 </w:t>
      </w:r>
      <w:r>
        <w:rPr>
          <w:rFonts w:ascii="바탕체" w:eastAsia="바탕체" w:hAnsi="바탕체" w:cs="바탕체"/>
          <w:color w:val="FF0000"/>
          <w:sz w:val="22"/>
          <w:szCs w:val="22"/>
        </w:rPr>
        <w:t>위약</w:t>
      </w:r>
      <w:ins w:id="77" w:author="RESORT" w:date="2023-08-01T12:46:11Z">
        <w:r>
          <w:rPr>
            <w:lang w:eastAsia="ko-KR"/>
            <w:rFonts w:ascii="바탕체" w:eastAsia="바탕체" w:hAnsi="바탕체" w:cs="바탕체"/>
            <w:color w:val="FF0000"/>
            <w:sz w:val="22"/>
            <w:szCs w:val="22"/>
            <w:rtl w:val="off"/>
          </w:rPr>
          <w:t>금</w:t>
        </w:r>
      </w:ins>
      <w:del w:id="78" w:author="RESORT" w:date="2023-08-01T12:46:11Z">
        <w:r>
          <w:rPr>
            <w:rFonts w:ascii="바탕체" w:eastAsia="바탕체" w:hAnsi="바탕체" w:cs="바탕체"/>
            <w:color w:val="FF0000"/>
            <w:sz w:val="22"/>
            <w:szCs w:val="22"/>
          </w:rPr>
          <w:delText>벌</w:delText>
        </w:r>
      </w:del>
      <w:r>
        <w:rPr>
          <w:rFonts w:ascii="바탕체" w:eastAsia="바탕체" w:hAnsi="바탕체" w:cs="바탕체"/>
          <w:color w:val="000000"/>
          <w:sz w:val="22"/>
          <w:szCs w:val="22"/>
        </w:rPr>
        <w:t>은</w:t>
      </w:r>
      <w:r>
        <w:rPr>
          <w:rFonts w:ascii="바탕체" w:eastAsia="바탕체" w:hAnsi="바탕체" w:cs="바탕체"/>
          <w:color w:val="000000"/>
          <w:sz w:val="22"/>
          <w:szCs w:val="22"/>
        </w:rPr>
        <w:t xml:space="preserve"> “을”의 배타적 </w:t>
      </w:r>
      <w:r>
        <w:rPr>
          <w:rFonts w:ascii="바탕체" w:eastAsia="바탕체" w:hAnsi="바탕체" w:cs="바탕체"/>
          <w:color w:val="000000"/>
          <w:sz w:val="22"/>
          <w:szCs w:val="22"/>
        </w:rPr>
        <w:t>주선사</w:t>
      </w:r>
      <w:r>
        <w:rPr>
          <w:rFonts w:ascii="바탕체" w:eastAsia="바탕체" w:hAnsi="바탕체" w:cs="바탕체"/>
          <w:color w:val="000000"/>
          <w:sz w:val="22"/>
          <w:szCs w:val="22"/>
        </w:rPr>
        <w:t xml:space="preserve"> 등으로서의 지위 보호를 위해 “갑”의 위반시 그에 대한 제재를 목적으로 </w:t>
      </w:r>
      <w:r>
        <w:rPr>
          <w:rFonts w:ascii="바탕체" w:eastAsia="바탕체" w:hAnsi="바탕체" w:cs="바탕체"/>
          <w:strike/>
          <w:color w:val="0000FF"/>
          <w:sz w:val="22"/>
          <w:szCs w:val="22"/>
          <w:rPrChange w:id="79" w:author="RESORT" w:date="2023-08-01T12:47:00Z">
            <w:rPr>
              <w:rFonts w:ascii="바탕체" w:eastAsia="바탕체" w:hAnsi="바탕체" w:cs="바탕체"/>
              <w:color w:val="000000"/>
              <w:sz w:val="22"/>
              <w:szCs w:val="22"/>
            </w:rPr>
          </w:rPrChange>
        </w:rPr>
        <w:t>손해배상과는 별도로</w:t>
      </w:r>
      <w:r>
        <w:rPr>
          <w:rFonts w:ascii="바탕체" w:eastAsia="바탕체" w:hAnsi="바탕체" w:cs="바탕체"/>
          <w:color w:val="000000"/>
          <w:sz w:val="22"/>
          <w:szCs w:val="22"/>
        </w:rPr>
        <w:t xml:space="preserve"> 약정한 것으로, </w:t>
      </w:r>
      <w:r>
        <w:rPr>
          <w:rFonts w:ascii="바탕체" w:eastAsia="바탕체" w:hAnsi="바탕체" w:cs="바탕체"/>
          <w:color w:val="FF0000"/>
          <w:sz w:val="22"/>
          <w:szCs w:val="22"/>
        </w:rPr>
        <w:t>위약</w:t>
      </w:r>
      <w:ins w:id="80" w:author="RESORT" w:date="2023-08-01T12:47:05Z">
        <w:r>
          <w:rPr>
            <w:lang w:eastAsia="ko-KR"/>
            <w:rFonts w:ascii="바탕체" w:eastAsia="바탕체" w:hAnsi="바탕체" w:cs="바탕체"/>
            <w:color w:val="FF0000"/>
            <w:sz w:val="22"/>
            <w:szCs w:val="22"/>
            <w:rtl w:val="off"/>
          </w:rPr>
          <w:t>금</w:t>
        </w:r>
      </w:ins>
      <w:del w:id="81" w:author="RESORT" w:date="2023-08-01T12:47:05Z">
        <w:r>
          <w:rPr>
            <w:rFonts w:ascii="바탕체" w:eastAsia="바탕체" w:hAnsi="바탕체" w:cs="바탕체"/>
            <w:color w:val="FF0000"/>
            <w:sz w:val="22"/>
            <w:szCs w:val="22"/>
          </w:rPr>
          <w:delText>벌</w:delText>
        </w:r>
      </w:del>
      <w:r>
        <w:rPr>
          <w:rFonts w:ascii="바탕체" w:eastAsia="바탕체" w:hAnsi="바탕체" w:cs="바탕체"/>
          <w:color w:val="000000"/>
          <w:sz w:val="22"/>
          <w:szCs w:val="22"/>
        </w:rPr>
        <w:t xml:space="preserve"> 금액은 상호 합의 하에 합리적으로 산정된 금액이라는 </w:t>
      </w:r>
      <w:commentRangeStart w:id="3"/>
      <w:r>
        <w:rPr>
          <w:rFonts w:ascii="바탕체" w:eastAsia="바탕체" w:hAnsi="바탕체" w:cs="바탕체"/>
          <w:strike/>
          <w:color w:val="FF0000"/>
          <w:sz w:val="22"/>
          <w:szCs w:val="22"/>
        </w:rPr>
        <w:t xml:space="preserve">점 및 실제 “을”의 손해액과는 무관한 금액으로서 손해발생 액수 등 여하한 사유를 이유로 한 </w:t>
      </w:r>
      <w:r>
        <w:rPr>
          <w:rFonts w:ascii="바탕체" w:eastAsia="바탕체" w:hAnsi="바탕체" w:cs="바탕체"/>
          <w:strike/>
          <w:color w:val="FF0000"/>
          <w:sz w:val="22"/>
          <w:szCs w:val="22"/>
        </w:rPr>
        <w:t>위약벌의</w:t>
      </w:r>
      <w:r>
        <w:rPr>
          <w:rFonts w:ascii="바탕체" w:eastAsia="바탕체" w:hAnsi="바탕체" w:cs="바탕체"/>
          <w:strike/>
          <w:color w:val="FF0000"/>
          <w:sz w:val="22"/>
          <w:szCs w:val="22"/>
        </w:rPr>
        <w:t xml:space="preserve"> </w:t>
      </w:r>
      <w:r>
        <w:rPr>
          <w:rFonts w:ascii="바탕체" w:eastAsia="바탕체" w:hAnsi="바탕체" w:cs="바탕체"/>
          <w:strike/>
          <w:color w:val="FF0000"/>
          <w:sz w:val="22"/>
          <w:szCs w:val="22"/>
        </w:rPr>
        <w:t>감액청구는</w:t>
      </w:r>
      <w:r>
        <w:rPr>
          <w:rFonts w:ascii="바탕체" w:eastAsia="바탕체" w:hAnsi="바탕체" w:cs="바탕체"/>
          <w:strike/>
          <w:color w:val="FF0000"/>
          <w:sz w:val="22"/>
          <w:szCs w:val="22"/>
        </w:rPr>
        <w:t xml:space="preserve"> 인정되지 않는다는</w:t>
      </w:r>
      <w:commentRangeEnd w:id="3"/>
      <w:r>
        <w:commentReference w:id="3"/>
      </w:r>
      <w:r>
        <w:rPr>
          <w:rFonts w:ascii="바탕체" w:eastAsia="바탕체" w:hAnsi="바탕체" w:cs="바탕체"/>
          <w:color w:val="000000"/>
          <w:sz w:val="22"/>
          <w:szCs w:val="22"/>
        </w:rPr>
        <w:t xml:space="preserve"> 점에 동의한다.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strike/>
          <w:color w:val="FF0000"/>
          <w:sz w:val="22"/>
          <w:szCs w:val="22"/>
        </w:rPr>
      </w:pPr>
      <w:commentRangeStart w:id="4"/>
      <w:commentRangeStart w:id="5"/>
      <w:r>
        <w:rPr>
          <w:rFonts w:ascii="바탕체" w:eastAsia="바탕체" w:hAnsi="바탕체" w:cs="바탕체"/>
          <w:strike/>
          <w:color w:val="FF0000"/>
          <w:sz w:val="22"/>
          <w:szCs w:val="22"/>
        </w:rPr>
        <w:t>본조에서</w:t>
      </w:r>
      <w:r>
        <w:rPr>
          <w:rFonts w:ascii="바탕체" w:eastAsia="바탕체" w:hAnsi="바탕체" w:cs="바탕체"/>
          <w:strike/>
          <w:color w:val="FF0000"/>
          <w:sz w:val="22"/>
          <w:szCs w:val="22"/>
        </w:rPr>
        <w:t xml:space="preserve"> 정한 </w:t>
      </w:r>
      <w:r>
        <w:rPr>
          <w:rFonts w:ascii="바탕체" w:eastAsia="바탕체" w:hAnsi="바탕체" w:cs="바탕체"/>
          <w:strike/>
          <w:color w:val="FF0000"/>
          <w:sz w:val="22"/>
          <w:szCs w:val="22"/>
        </w:rPr>
        <w:t>위약벌의</w:t>
      </w:r>
      <w:r>
        <w:rPr>
          <w:rFonts w:ascii="바탕체" w:eastAsia="바탕체" w:hAnsi="바탕체" w:cs="바탕체"/>
          <w:strike/>
          <w:color w:val="FF0000"/>
          <w:sz w:val="22"/>
          <w:szCs w:val="22"/>
        </w:rPr>
        <w:t xml:space="preserve"> 지급에 대하여 “갑”은 민∙형사상의 이의, 소 제기, 기타 민원 등 일체의 이의를 제기하지 않기로 확약한다.</w:t>
      </w:r>
      <w:commentRangeEnd w:id="4"/>
      <w:r>
        <w:commentReference w:id="4"/>
      </w:r>
      <w:commentRangeEnd w:id="5"/>
      <w:r>
        <w:rPr>
          <w:rStyle w:val="aa"/>
        </w:rPr>
        <w:commentReference w:id="5"/>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del w:id="82" w:author="RESORT" w:date="2023-08-01T12:51:28Z">
        <w:r>
          <w:rPr>
            <w:rFonts w:ascii="바탕체" w:eastAsia="바탕체" w:hAnsi="바탕체" w:cs="바탕체"/>
            <w:strike/>
            <w:color w:val="0000FF"/>
            <w:sz w:val="22"/>
            <w:szCs w:val="22"/>
            <w:rPrChange w:id="83" w:author="RESORT" w:date="2023-08-01T12:51:10Z">
              <w:rPr>
                <w:rFonts w:ascii="바탕체" w:eastAsia="바탕체" w:hAnsi="바탕체" w:cs="바탕체"/>
                <w:color w:val="000000"/>
                <w:sz w:val="22"/>
                <w:szCs w:val="22"/>
              </w:rPr>
            </w:rPrChange>
          </w:rPr>
          <w:delText>“</w:delText>
        </w:r>
      </w:del>
      <w:commentRangeStart w:id="6"/>
      <w:r>
        <w:rPr>
          <w:rFonts w:ascii="바탕체" w:eastAsia="바탕체" w:hAnsi="바탕체" w:cs="바탕체"/>
          <w:strike/>
          <w:color w:val="0000FF"/>
          <w:sz w:val="22"/>
          <w:szCs w:val="22"/>
          <w:rPrChange w:id="84" w:author="RESORT" w:date="2023-08-01T12:51:10Z">
            <w:rPr>
              <w:rFonts w:ascii="바탕체" w:eastAsia="바탕체" w:hAnsi="바탕체" w:cs="바탕체"/>
              <w:color w:val="000000"/>
              <w:sz w:val="22"/>
              <w:szCs w:val="22"/>
            </w:rPr>
          </w:rPrChange>
        </w:rPr>
        <w:t xml:space="preserve">을”은 위 </w:t>
      </w:r>
      <w:r>
        <w:rPr>
          <w:rFonts w:ascii="바탕체" w:eastAsia="바탕체" w:hAnsi="바탕체" w:cs="바탕체"/>
          <w:strike/>
          <w:color w:val="0000FF"/>
          <w:sz w:val="22"/>
          <w:szCs w:val="22"/>
          <w:rPrChange w:id="85" w:author="RESORT" w:date="2023-08-01T12:51:10Z">
            <w:rPr>
              <w:rFonts w:ascii="바탕체" w:eastAsia="바탕체" w:hAnsi="바탕체" w:cs="바탕체"/>
              <w:color w:val="FF0000"/>
              <w:sz w:val="22"/>
              <w:szCs w:val="22"/>
            </w:rPr>
          </w:rPrChange>
        </w:rPr>
        <w:t>위약벌</w:t>
      </w:r>
      <w:r>
        <w:rPr>
          <w:rFonts w:ascii="바탕체" w:eastAsia="바탕체" w:hAnsi="바탕체" w:cs="바탕체"/>
          <w:strike/>
          <w:color w:val="0000FF"/>
          <w:sz w:val="22"/>
          <w:szCs w:val="22"/>
          <w:rPrChange w:id="86" w:author="RESORT" w:date="2023-08-01T12:51:10Z">
            <w:rPr>
              <w:rFonts w:ascii="바탕체" w:eastAsia="바탕체" w:hAnsi="바탕체" w:cs="바탕체"/>
              <w:color w:val="000000"/>
              <w:sz w:val="22"/>
              <w:szCs w:val="22"/>
            </w:rPr>
          </w:rPrChange>
        </w:rPr>
        <w:t>과</w:t>
      </w:r>
      <w:r>
        <w:rPr>
          <w:rFonts w:ascii="바탕체" w:eastAsia="바탕체" w:hAnsi="바탕체" w:cs="바탕체"/>
          <w:strike/>
          <w:color w:val="0000FF"/>
          <w:sz w:val="22"/>
          <w:szCs w:val="22"/>
          <w:rPrChange w:id="87" w:author="RESORT" w:date="2023-08-01T12:51:10Z">
            <w:rPr>
              <w:rFonts w:ascii="바탕체" w:eastAsia="바탕체" w:hAnsi="바탕체" w:cs="바탕체"/>
              <w:color w:val="000000"/>
              <w:sz w:val="22"/>
              <w:szCs w:val="22"/>
            </w:rPr>
          </w:rPrChange>
        </w:rPr>
        <w:t xml:space="preserve"> 별도로 “갑”의 고의 또는 과실로 인하여 발생한 손해에 대하여 “갑”에게 손해배상을 청구할 수 있다</w:t>
      </w:r>
      <w:ins w:id="88" w:author="RESORT" w:date="2023-08-01T12:51:28Z">
        <w:r>
          <w:rPr>
            <w:rFonts w:ascii="바탕체" w:eastAsia="바탕체" w:hAnsi="바탕체" w:cs="바탕체"/>
            <w:strike/>
            <w:color w:val="0000FF"/>
            <w:sz w:val="22"/>
            <w:szCs w:val="22"/>
          </w:rPr>
          <w:t>“</w:t>
        </w:r>
      </w:ins>
      <w:r>
        <w:rPr>
          <w:rFonts w:ascii="바탕체" w:eastAsia="바탕체" w:hAnsi="바탕체" w:cs="바탕체"/>
          <w:strike/>
          <w:color w:val="0000FF"/>
          <w:sz w:val="22"/>
          <w:szCs w:val="22"/>
          <w:rPrChange w:id="89" w:author="RESORT" w:date="2023-08-01T12:51:10Z">
            <w:rPr>
              <w:rFonts w:ascii="바탕체" w:eastAsia="바탕체" w:hAnsi="바탕체" w:cs="바탕체"/>
              <w:color w:val="000000"/>
              <w:sz w:val="22"/>
              <w:szCs w:val="22"/>
            </w:rPr>
          </w:rPrChange>
        </w:rPr>
        <w:t>.</w:t>
      </w:r>
      <w:commentRangeEnd w:id="6"/>
      <w:ins w:id="90" w:author="RESORT" w:date="2023-08-01T12:51:35Z">
        <w:r>
          <w:rPr>
            <w:rFonts w:ascii="바탕체" w:eastAsia="바탕체" w:hAnsi="바탕체" w:cs="바탕체"/>
            <w:color w:val="000000"/>
            <w:sz w:val="22"/>
            <w:szCs w:val="22"/>
          </w:rPr>
          <w:commentReference w:id="6"/>
        </w:r>
      </w:ins>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제8조 (비밀유지의무)</w:t>
      </w:r>
    </w:p>
    <w:p>
      <w:pPr>
        <w:ind w:left="238" w:right="118" w:firstLine="134"/>
        <w:spacing w:before="120"/>
        <w:rPr>
          <w:rFonts w:ascii="바탕체" w:eastAsia="바탕체" w:hAnsi="바탕체" w:cs="바탕체"/>
          <w:sz w:val="22"/>
          <w:szCs w:val="22"/>
        </w:rPr>
      </w:pPr>
      <w:r>
        <w:rPr>
          <w:rFonts w:ascii="바탕체" w:eastAsia="바탕체" w:hAnsi="바탕체" w:cs="바탕체"/>
          <w:sz w:val="22"/>
          <w:szCs w:val="22"/>
        </w:rPr>
        <w:t>"갑"과 "을"은 "본건 사업"과 관련하여 본 계약의 이행과정에서 취득한 정보 및 자료 등(이하 "</w:t>
      </w:r>
      <w:r>
        <w:rPr>
          <w:rFonts w:ascii="바탕체" w:eastAsia="바탕체" w:hAnsi="바탕체" w:cs="바탕체"/>
          <w:b/>
          <w:sz w:val="22"/>
          <w:szCs w:val="22"/>
        </w:rPr>
        <w:t>비밀정보</w:t>
      </w:r>
      <w:r>
        <w:rPr>
          <w:rFonts w:ascii="바탕체" w:eastAsia="바탕체" w:hAnsi="바탕체" w:cs="바탕체"/>
          <w:sz w:val="22"/>
          <w:szCs w:val="22"/>
        </w:rPr>
        <w:t xml:space="preserve">"라 한다)을 본 계약의 목적 이외에 사용하지 아니하며, 이를 제3자에게 누설 또는 공표하지 않기로 한다. 다만, 본 계약 체결 전부터 정보수령자가 보유하고 있는 비밀정보, 공지의 사실, 정보수령자가 본 계약 위반 없이 제3자로부터 적법하게 비밀정보를 취득한 경우, 상호간의 동의가 있거나 법규상 허용된 경우 및 법률자문을 받는 변호사에게 제공하는 경우에는 그러하지 아니하다. 한편, 법규에 의하거나 법원으로부터 비밀정보의 공개를 </w:t>
      </w:r>
      <w:r>
        <w:rPr>
          <w:rFonts w:ascii="바탕체" w:eastAsia="바탕체" w:hAnsi="바탕체" w:cs="바탕체"/>
          <w:sz w:val="22"/>
          <w:szCs w:val="22"/>
        </w:rPr>
        <w:t>요구받는</w:t>
      </w:r>
      <w:r>
        <w:rPr>
          <w:rFonts w:ascii="바탕체" w:eastAsia="바탕체" w:hAnsi="바탕체" w:cs="바탕체"/>
          <w:sz w:val="22"/>
          <w:szCs w:val="22"/>
        </w:rPr>
        <w:t xml:space="preserve"> 경우, 상대방에게 서면 통지한 후 자료를 공개하되, 관련법이 요구하는 최소한의 자료만을 제공함으로써 상호간의 정보보호에 최선을 다한다.</w:t>
      </w:r>
    </w:p>
    <w:p>
      <w:pPr>
        <w:ind w:left="768" w:right="118" w:hanging="370"/>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제9조 (계약해지)</w:t>
      </w:r>
    </w:p>
    <w:p>
      <w:pPr>
        <w:ind w:right="118"/>
        <w:numPr>
          <w:ilvl w:val="0"/>
          <w:numId w:val="8"/>
        </w:numPr>
        <w:rPr>
          <w:rFonts w:ascii="바탕체" w:eastAsia="바탕체" w:hAnsi="바탕체" w:cs="바탕체"/>
          <w:sz w:val="22"/>
          <w:szCs w:val="22"/>
        </w:rPr>
      </w:pPr>
      <w:r>
        <w:rPr>
          <w:rFonts w:ascii="바탕체" w:eastAsia="바탕체" w:hAnsi="바탕체" w:cs="바탕체"/>
          <w:sz w:val="22"/>
          <w:szCs w:val="22"/>
        </w:rPr>
        <w:t xml:space="preserve">“갑”과 “을”은 “본건 사업”의 진행이 객관적으로 불가능하여 더 이상 추진할 수 없는 경우, 당사자의 서면 합의에 의하여 본 계약을 해지할 수 있다. </w:t>
      </w:r>
    </w:p>
    <w:p>
      <w:pPr>
        <w:ind w:right="118"/>
        <w:numPr>
          <w:ilvl w:val="0"/>
          <w:numId w:val="8"/>
        </w:numPr>
        <w:rPr>
          <w:rFonts w:ascii="바탕체" w:eastAsia="바탕체" w:hAnsi="바탕체" w:cs="바탕체"/>
          <w:sz w:val="22"/>
          <w:szCs w:val="22"/>
        </w:rPr>
      </w:pPr>
      <w:r>
        <w:rPr>
          <w:rFonts w:ascii="바탕체" w:eastAsia="바탕체" w:hAnsi="바탕체" w:cs="바탕체"/>
          <w:sz w:val="22"/>
          <w:szCs w:val="22"/>
        </w:rPr>
        <w:t>본 계약 당사자 일방은 다음 각 호의 어느 하나에 해당하는 사유가 발생한 경우에만, 상대방에 대한 서면통지로써 본 계약을 즉시 해지할 수 있다.</w:t>
      </w:r>
    </w:p>
    <w:p>
      <w:pPr>
        <w:ind w:right="118"/>
        <w:pBdr>
          <w:between w:val="nil"/>
          <w:top w:val="nil"/>
          <w:left w:val="nil"/>
          <w:bottom w:val="nil"/>
          <w:right w:val="nil"/>
        </w:pBdr>
        <w:numPr>
          <w:ilvl w:val="1"/>
          <w:numId w:val="8"/>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“갑”이 본 계약상의 </w:t>
      </w:r>
      <w:r>
        <w:rPr>
          <w:rFonts w:ascii="바탕체" w:eastAsia="바탕체" w:hAnsi="바탕체" w:cs="바탕체"/>
          <w:color w:val="FF0000"/>
          <w:sz w:val="22"/>
          <w:szCs w:val="22"/>
        </w:rPr>
        <w:t>중요내용을</w:t>
      </w:r>
      <w:r>
        <w:rPr>
          <w:rFonts w:ascii="바탕체" w:eastAsia="바탕체" w:hAnsi="바탕체" w:cs="바탕체"/>
          <w:color w:val="FF0000"/>
          <w:sz w:val="22"/>
          <w:szCs w:val="22"/>
        </w:rPr>
        <w:t xml:space="preserve"> </w:t>
      </w:r>
      <w:commentRangeStart w:id="7"/>
      <w:commentRangeStart w:id="8"/>
      <w:r>
        <w:rPr>
          <w:rFonts w:ascii="바탕체" w:eastAsia="바탕체" w:hAnsi="바탕체" w:cs="바탕체"/>
          <w:strike/>
          <w:color w:val="FF0000"/>
          <w:sz w:val="22"/>
          <w:szCs w:val="22"/>
        </w:rPr>
        <w:t>의무를</w:t>
      </w:r>
      <w:commentRangeEnd w:id="7"/>
      <w:r>
        <w:commentReference w:id="7"/>
      </w:r>
      <w:commentRangeEnd w:id="8"/>
      <w:r>
        <w:rPr>
          <w:rStyle w:val="aa"/>
        </w:rPr>
        <w:commentReference w:id="8"/>
      </w:r>
      <w:r>
        <w:rPr>
          <w:rFonts w:ascii="바탕체" w:eastAsia="바탕체" w:hAnsi="바탕체" w:cs="바탕체"/>
          <w:color w:val="000000"/>
          <w:sz w:val="22"/>
          <w:szCs w:val="22"/>
        </w:rPr>
        <w:t xml:space="preserve"> 불이행하거나 위반하여 “을”의 서면에 의한 시정요구에도 불구하고 서면 통지 후 10일 이내에 동 사유가 치유되지 않는 경우</w:t>
      </w:r>
    </w:p>
    <w:p>
      <w:pPr>
        <w:ind w:right="118"/>
        <w:pBdr>
          <w:between w:val="nil"/>
          <w:top w:val="nil"/>
          <w:left w:val="nil"/>
          <w:bottom w:val="nil"/>
          <w:right w:val="nil"/>
        </w:pBdr>
        <w:numPr>
          <w:ilvl w:val="1"/>
          <w:numId w:val="8"/>
        </w:numPr>
        <w:rPr>
          <w:rFonts w:ascii="바탕체" w:eastAsia="바탕체" w:hAnsi="바탕체" w:cs="바탕체"/>
          <w:color w:val="000000"/>
          <w:sz w:val="22"/>
          <w:szCs w:val="22"/>
        </w:rPr>
      </w:pPr>
      <w:r>
        <w:rPr>
          <w:rFonts w:ascii="바탕체" w:eastAsia="바탕체" w:hAnsi="바탕체" w:cs="바탕체"/>
          <w:color w:val="000000"/>
          <w:sz w:val="22"/>
          <w:szCs w:val="22"/>
        </w:rPr>
        <w:t>“을”이 본 계약의 중요 내용을 불이행하거나 위반하여 “갑”의 서면에 의한 시정요구에도 불구하고 서면 통지 후 10일 이내에 동 사유가 치유되지 않는 경우</w:t>
      </w:r>
    </w:p>
    <w:p>
      <w:pPr>
        <w:ind w:right="118"/>
        <w:pBdr>
          <w:between w:val="nil"/>
          <w:top w:val="nil"/>
          <w:left w:val="nil"/>
          <w:bottom w:val="nil"/>
          <w:right w:val="nil"/>
        </w:pBdr>
        <w:numPr>
          <w:ilvl w:val="1"/>
          <w:numId w:val="8"/>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“갑”또는 “을”에 대하여 회생절차 개시신청, 파산신청, 「기업구조조정 </w:t>
      </w:r>
      <w:r>
        <w:rPr>
          <w:rFonts w:ascii="바탕체" w:eastAsia="바탕체" w:hAnsi="바탕체" w:cs="바탕체"/>
          <w:color w:val="000000"/>
          <w:sz w:val="22"/>
          <w:szCs w:val="22"/>
        </w:rPr>
        <w:t>촉진법」상의</w:t>
      </w:r>
      <w:r>
        <w:rPr>
          <w:rFonts w:ascii="바탕체" w:eastAsia="바탕체" w:hAnsi="바탕체" w:cs="바탕체"/>
          <w:color w:val="000000"/>
          <w:sz w:val="22"/>
          <w:szCs w:val="22"/>
        </w:rPr>
        <w:t xml:space="preserve"> 부실징후기업 인정, 청산이 있는 경우</w:t>
      </w:r>
    </w:p>
    <w:p>
      <w:pPr>
        <w:ind w:right="118"/>
        <w:pBdr>
          <w:between w:val="nil"/>
          <w:top w:val="nil"/>
          <w:left w:val="nil"/>
          <w:bottom w:val="nil"/>
          <w:right w:val="nil"/>
        </w:pBdr>
        <w:numPr>
          <w:ilvl w:val="1"/>
          <w:numId w:val="8"/>
        </w:numPr>
        <w:rPr>
          <w:rFonts w:ascii="바탕체" w:eastAsia="바탕체" w:hAnsi="바탕체" w:cs="바탕체"/>
          <w:color w:val="000000"/>
          <w:sz w:val="22"/>
          <w:szCs w:val="22"/>
        </w:rPr>
      </w:pPr>
      <w:r>
        <w:rPr>
          <w:rFonts w:ascii="바탕체" w:eastAsia="바탕체" w:hAnsi="바탕체" w:cs="바탕체"/>
          <w:color w:val="000000"/>
          <w:sz w:val="22"/>
          <w:szCs w:val="22"/>
        </w:rPr>
        <w:t>기타 “본건 사업”의 수행이 사실상 불가능 또는 현저히 곤란하게 되는 중대한 사정이 발생한 경우</w:t>
      </w:r>
    </w:p>
    <w:p>
      <w:pPr>
        <w:ind w:right="118"/>
        <w:numPr>
          <w:ilvl w:val="0"/>
          <w:numId w:val="8"/>
        </w:numPr>
        <w:rPr>
          <w:ins w:id="91" w:author="RESORT" w:date="2023-08-01T13:13:27Z"/>
          <w:lang w:eastAsia="ko-KR"/>
          <w:rFonts w:ascii="바탕체" w:eastAsia="바탕체" w:hAnsi="바탕체" w:cs="바탕체" w:hint="eastAsia"/>
          <w:sz w:val="22"/>
          <w:szCs w:val="22"/>
          <w:rtl w:val="off"/>
        </w:rPr>
      </w:pPr>
      <w:ins w:id="92" w:author="RESORT" w:date="2023-08-01T13:15:28Z">
        <w:r>
          <w:rPr>
            <w:lang w:eastAsia="ko-KR"/>
            <w:rFonts w:ascii="바탕체" w:eastAsia="바탕체" w:hAnsi="바탕체" w:cs="바탕체" w:hint="eastAsia"/>
            <w:sz w:val="22"/>
            <w:szCs w:val="22"/>
            <w:rtl w:val="off"/>
          </w:rPr>
          <w:t>“</w:t>
        </w:r>
      </w:ins>
      <w:ins w:id="93" w:author="RESORT" w:date="2023-08-01T13:15:28Z">
        <w:r>
          <w:rPr>
            <w:lang w:eastAsia="ko-KR"/>
            <w:rFonts w:ascii="바탕체" w:eastAsia="바탕체" w:hAnsi="바탕체" w:cs="바탕체" w:hint="eastAsia"/>
            <w:sz w:val="22"/>
            <w:szCs w:val="22"/>
            <w:rtl w:val="off"/>
          </w:rPr>
          <w:t>을</w:t>
        </w:r>
      </w:ins>
      <w:ins w:id="94" w:author="RESORT" w:date="2023-08-01T13:15:28Z">
        <w:r>
          <w:rPr>
            <w:lang w:eastAsia="ko-KR"/>
            <w:rFonts w:ascii="바탕체" w:eastAsia="바탕체" w:hAnsi="바탕체" w:cs="바탕체" w:hint="eastAsia"/>
            <w:sz w:val="22"/>
            <w:szCs w:val="22"/>
            <w:rtl w:val="off"/>
          </w:rPr>
          <w:t>”</w:t>
        </w:r>
      </w:ins>
      <w:ins w:id="95" w:author="RESORT" w:date="2023-08-01T13:15:43Z">
        <w:r>
          <w:rPr>
            <w:lang w:eastAsia="ko-KR"/>
            <w:rFonts w:ascii="바탕체" w:eastAsia="바탕체" w:hAnsi="바탕체" w:cs="바탕체" w:hint="eastAsia"/>
            <w:sz w:val="22"/>
            <w:szCs w:val="22"/>
            <w:rtl w:val="off"/>
          </w:rPr>
          <w:t>의</w:t>
        </w:r>
      </w:ins>
      <w:ins w:id="96" w:author="RESORT" w:date="2023-08-01T13:15:43Z">
        <w:r>
          <w:rPr>
            <w:lang w:eastAsia="ko-KR"/>
            <w:rFonts w:ascii="바탕체" w:eastAsia="바탕체" w:hAnsi="바탕체" w:cs="바탕체" w:hint="eastAsia"/>
            <w:sz w:val="22"/>
            <w:szCs w:val="22"/>
            <w:rtl w:val="off"/>
          </w:rPr>
          <w:t xml:space="preserve"> </w:t>
        </w:r>
      </w:ins>
      <w:ins w:id="97" w:author="RESORT" w:date="2023-08-01T13:16:29Z">
        <w:r>
          <w:rPr>
            <w:lang w:eastAsia="ko-KR"/>
            <w:rFonts w:ascii="바탕체" w:eastAsia="바탕체" w:hAnsi="바탕체" w:cs="바탕체" w:hint="eastAsia"/>
            <w:sz w:val="22"/>
            <w:szCs w:val="22"/>
            <w:rtl w:val="off"/>
          </w:rPr>
          <w:t>금</w:t>
        </w:r>
      </w:ins>
      <w:ins w:id="98" w:author="RESORT" w:date="2023-08-01T13:16:30Z">
        <w:r>
          <w:rPr>
            <w:lang w:eastAsia="ko-KR"/>
            <w:rFonts w:ascii="바탕체" w:eastAsia="바탕체" w:hAnsi="바탕체" w:cs="바탕체" w:hint="eastAsia"/>
            <w:sz w:val="22"/>
            <w:szCs w:val="22"/>
            <w:rtl w:val="off"/>
          </w:rPr>
          <w:t>융</w:t>
        </w:r>
      </w:ins>
      <w:ins w:id="99" w:author="RESORT" w:date="2023-08-01T13:16:30Z">
        <w:r>
          <w:rPr>
            <w:lang w:eastAsia="ko-KR"/>
            <w:rFonts w:ascii="바탕체" w:eastAsia="바탕체" w:hAnsi="바탕체" w:cs="바탕체" w:hint="eastAsia"/>
            <w:sz w:val="22"/>
            <w:szCs w:val="22"/>
            <w:rtl w:val="off"/>
          </w:rPr>
          <w:t>주</w:t>
        </w:r>
      </w:ins>
      <w:ins w:id="100" w:author="RESORT" w:date="2023-08-01T13:16:32Z">
        <w:r>
          <w:rPr>
            <w:lang w:eastAsia="ko-KR"/>
            <w:rFonts w:ascii="바탕체" w:eastAsia="바탕체" w:hAnsi="바탕체" w:cs="바탕체" w:hint="eastAsia"/>
            <w:sz w:val="22"/>
            <w:szCs w:val="22"/>
            <w:rtl w:val="off"/>
          </w:rPr>
          <w:t>선</w:t>
        </w:r>
      </w:ins>
      <w:ins w:id="101" w:author="RESORT" w:date="2023-08-01T13:16:35Z">
        <w:r>
          <w:rPr>
            <w:lang w:eastAsia="ko-KR"/>
            <w:rFonts w:ascii="바탕체" w:eastAsia="바탕체" w:hAnsi="바탕체" w:cs="바탕체" w:hint="eastAsia"/>
            <w:sz w:val="22"/>
            <w:szCs w:val="22"/>
            <w:rtl w:val="off"/>
          </w:rPr>
          <w:t>에</w:t>
        </w:r>
      </w:ins>
      <w:ins w:id="102" w:author="RESORT" w:date="2023-08-01T13:16:35Z">
        <w:r>
          <w:rPr>
            <w:lang w:eastAsia="ko-KR"/>
            <w:rFonts w:ascii="바탕체" w:eastAsia="바탕체" w:hAnsi="바탕체" w:cs="바탕체" w:hint="eastAsia"/>
            <w:sz w:val="22"/>
            <w:szCs w:val="22"/>
            <w:rtl w:val="off"/>
          </w:rPr>
          <w:t xml:space="preserve"> </w:t>
        </w:r>
      </w:ins>
      <w:ins w:id="103" w:author="RESORT" w:date="2023-08-01T13:16:36Z">
        <w:r>
          <w:rPr>
            <w:lang w:eastAsia="ko-KR"/>
            <w:rFonts w:ascii="바탕체" w:eastAsia="바탕체" w:hAnsi="바탕체" w:cs="바탕체" w:hint="eastAsia"/>
            <w:sz w:val="22"/>
            <w:szCs w:val="22"/>
            <w:rtl w:val="off"/>
          </w:rPr>
          <w:t>따</w:t>
        </w:r>
      </w:ins>
      <w:ins w:id="104" w:author="RESORT" w:date="2023-08-01T13:16:37Z">
        <w:r>
          <w:rPr>
            <w:lang w:eastAsia="ko-KR"/>
            <w:rFonts w:ascii="바탕체" w:eastAsia="바탕체" w:hAnsi="바탕체" w:cs="바탕체" w:hint="eastAsia"/>
            <w:sz w:val="22"/>
            <w:szCs w:val="22"/>
            <w:rtl w:val="off"/>
          </w:rPr>
          <w:t>른</w:t>
        </w:r>
      </w:ins>
      <w:ins w:id="105" w:author="RESORT" w:date="2023-08-01T13:16:39Z">
        <w:r>
          <w:rPr>
            <w:lang w:eastAsia="ko-KR"/>
            <w:rFonts w:ascii="바탕체" w:eastAsia="바탕체" w:hAnsi="바탕체" w:cs="바탕체" w:hint="eastAsia"/>
            <w:sz w:val="22"/>
            <w:szCs w:val="22"/>
            <w:rtl w:val="off"/>
          </w:rPr>
          <w:t xml:space="preserve"> </w:t>
        </w:r>
      </w:ins>
      <w:ins w:id="106" w:author="RESORT" w:date="2023-08-01T13:16:40Z">
        <w:r>
          <w:rPr>
            <w:lang w:eastAsia="ko-KR"/>
            <w:rFonts w:ascii="바탕체" w:eastAsia="바탕체" w:hAnsi="바탕체" w:cs="바탕체" w:hint="eastAsia"/>
            <w:sz w:val="22"/>
            <w:szCs w:val="22"/>
            <w:rtl w:val="off"/>
          </w:rPr>
          <w:t>브</w:t>
        </w:r>
      </w:ins>
      <w:ins w:id="107" w:author="RESORT" w:date="2023-08-01T13:16:41Z">
        <w:r>
          <w:rPr>
            <w:lang w:eastAsia="ko-KR"/>
            <w:rFonts w:ascii="바탕체" w:eastAsia="바탕체" w:hAnsi="바탕체" w:cs="바탕체" w:hint="eastAsia"/>
            <w:sz w:val="22"/>
            <w:szCs w:val="22"/>
            <w:rtl w:val="off"/>
          </w:rPr>
          <w:t>릿</w:t>
        </w:r>
      </w:ins>
      <w:ins w:id="108" w:author="RESORT" w:date="2023-08-01T13:16:41Z">
        <w:r>
          <w:rPr>
            <w:lang w:eastAsia="ko-KR"/>
            <w:rFonts w:ascii="바탕체" w:eastAsia="바탕체" w:hAnsi="바탕체" w:cs="바탕체" w:hint="eastAsia"/>
            <w:sz w:val="22"/>
            <w:szCs w:val="22"/>
            <w:rtl w:val="off"/>
          </w:rPr>
          <w:t>지</w:t>
        </w:r>
      </w:ins>
      <w:ins w:id="109" w:author="RESORT" w:date="2023-08-01T13:16:42Z">
        <w:r>
          <w:rPr>
            <w:lang w:eastAsia="ko-KR"/>
            <w:rFonts w:ascii="바탕체" w:eastAsia="바탕체" w:hAnsi="바탕체" w:cs="바탕체" w:hint="eastAsia"/>
            <w:sz w:val="22"/>
            <w:szCs w:val="22"/>
            <w:rtl w:val="off"/>
          </w:rPr>
          <w:t>론</w:t>
        </w:r>
      </w:ins>
      <w:ins w:id="110" w:author="RESORT" w:date="2023-08-01T13:16:44Z">
        <w:r>
          <w:rPr>
            <w:lang w:eastAsia="ko-KR"/>
            <w:rFonts w:ascii="바탕체" w:eastAsia="바탕체" w:hAnsi="바탕체" w:cs="바탕체" w:hint="eastAsia"/>
            <w:sz w:val="22"/>
            <w:szCs w:val="22"/>
            <w:rtl w:val="off"/>
          </w:rPr>
          <w:t>의</w:t>
        </w:r>
      </w:ins>
      <w:ins w:id="111" w:author="RESORT" w:date="2023-08-01T13:16:44Z">
        <w:r>
          <w:rPr>
            <w:lang w:eastAsia="ko-KR"/>
            <w:rFonts w:ascii="바탕체" w:eastAsia="바탕체" w:hAnsi="바탕체" w:cs="바탕체" w:hint="eastAsia"/>
            <w:sz w:val="22"/>
            <w:szCs w:val="22"/>
            <w:rtl w:val="off"/>
          </w:rPr>
          <w:t xml:space="preserve"> </w:t>
        </w:r>
      </w:ins>
      <w:ins w:id="112" w:author="RESORT" w:date="2023-08-01T13:16:44Z">
        <w:r>
          <w:rPr>
            <w:lang w:eastAsia="ko-KR"/>
            <w:rFonts w:ascii="바탕체" w:eastAsia="바탕체" w:hAnsi="바탕체" w:cs="바탕체" w:hint="eastAsia"/>
            <w:sz w:val="22"/>
            <w:szCs w:val="22"/>
            <w:rtl w:val="off"/>
          </w:rPr>
          <w:t>인</w:t>
        </w:r>
      </w:ins>
      <w:ins w:id="113" w:author="RESORT" w:date="2023-08-01T13:16:45Z">
        <w:r>
          <w:rPr>
            <w:lang w:eastAsia="ko-KR"/>
            <w:rFonts w:ascii="바탕체" w:eastAsia="바탕체" w:hAnsi="바탕체" w:cs="바탕체" w:hint="eastAsia"/>
            <w:sz w:val="22"/>
            <w:szCs w:val="22"/>
            <w:rtl w:val="off"/>
          </w:rPr>
          <w:t>출</w:t>
        </w:r>
      </w:ins>
      <w:ins w:id="114" w:author="RESORT" w:date="2023-08-01T13:16:46Z">
        <w:r>
          <w:rPr>
            <w:lang w:eastAsia="ko-KR"/>
            <w:rFonts w:ascii="바탕체" w:eastAsia="바탕체" w:hAnsi="바탕체" w:cs="바탕체" w:hint="eastAsia"/>
            <w:sz w:val="22"/>
            <w:szCs w:val="22"/>
            <w:rtl w:val="off"/>
          </w:rPr>
          <w:t>이</w:t>
        </w:r>
      </w:ins>
      <w:ins w:id="115" w:author="RESORT" w:date="2023-08-01T13:16:46Z">
        <w:r>
          <w:rPr>
            <w:lang w:eastAsia="ko-KR"/>
            <w:rFonts w:ascii="바탕체" w:eastAsia="바탕체" w:hAnsi="바탕체" w:cs="바탕체" w:hint="eastAsia"/>
            <w:sz w:val="22"/>
            <w:szCs w:val="22"/>
            <w:rtl w:val="off"/>
          </w:rPr>
          <w:t xml:space="preserve"> </w:t>
        </w:r>
      </w:ins>
      <w:ins w:id="116" w:author="RESORT" w:date="2023-08-01T13:17:17Z">
        <w:r>
          <w:rPr>
            <w:lang w:eastAsia="ko-KR"/>
            <w:rFonts w:ascii="바탕체" w:eastAsia="바탕체" w:hAnsi="바탕체" w:cs="바탕체" w:hint="eastAsia"/>
            <w:sz w:val="22"/>
            <w:szCs w:val="22"/>
            <w:rtl w:val="off"/>
          </w:rPr>
          <w:t>2</w:t>
        </w:r>
      </w:ins>
      <w:ins w:id="117" w:author="RESORT" w:date="2023-08-01T13:17:17Z">
        <w:r>
          <w:rPr>
            <w:lang w:eastAsia="ko-KR"/>
            <w:rFonts w:ascii="바탕체" w:eastAsia="바탕체" w:hAnsi="바탕체" w:cs="바탕체" w:hint="eastAsia"/>
            <w:sz w:val="22"/>
            <w:szCs w:val="22"/>
            <w:rtl w:val="off"/>
          </w:rPr>
          <w:t>0</w:t>
        </w:r>
      </w:ins>
      <w:ins w:id="118" w:author="RESORT" w:date="2023-08-01T13:17:17Z">
        <w:r>
          <w:rPr>
            <w:lang w:eastAsia="ko-KR"/>
            <w:rFonts w:ascii="바탕체" w:eastAsia="바탕체" w:hAnsi="바탕체" w:cs="바탕체" w:hint="eastAsia"/>
            <w:sz w:val="22"/>
            <w:szCs w:val="22"/>
            <w:rtl w:val="off"/>
          </w:rPr>
          <w:t>2</w:t>
        </w:r>
      </w:ins>
      <w:ins w:id="119" w:author="RESORT" w:date="2023-08-01T13:17:17Z">
        <w:r>
          <w:rPr>
            <w:lang w:eastAsia="ko-KR"/>
            <w:rFonts w:ascii="바탕체" w:eastAsia="바탕체" w:hAnsi="바탕체" w:cs="바탕체" w:hint="eastAsia"/>
            <w:sz w:val="22"/>
            <w:szCs w:val="22"/>
            <w:rtl w:val="off"/>
          </w:rPr>
          <w:t>3</w:t>
        </w:r>
      </w:ins>
      <w:ins w:id="120" w:author="RESORT" w:date="2023-08-01T13:17:17Z">
        <w:r>
          <w:rPr>
            <w:lang w:eastAsia="ko-KR"/>
            <w:rFonts w:ascii="바탕체" w:eastAsia="바탕체" w:hAnsi="바탕체" w:cs="바탕체" w:hint="eastAsia"/>
            <w:sz w:val="22"/>
            <w:szCs w:val="22"/>
            <w:rtl w:val="off"/>
          </w:rPr>
          <w:t>.</w:t>
        </w:r>
      </w:ins>
      <w:ins w:id="121" w:author="RESORT" w:date="2023-08-01T13:17:17Z">
        <w:r>
          <w:rPr>
            <w:lang w:eastAsia="ko-KR"/>
            <w:rFonts w:ascii="바탕체" w:eastAsia="바탕체" w:hAnsi="바탕체" w:cs="바탕체" w:hint="eastAsia"/>
            <w:sz w:val="22"/>
            <w:szCs w:val="22"/>
            <w:rtl w:val="off"/>
          </w:rPr>
          <w:t xml:space="preserve"> </w:t>
        </w:r>
      </w:ins>
      <w:ins w:id="122" w:author="RESORT" w:date="2023-08-01T13:17:17Z">
        <w:r>
          <w:rPr>
            <w:lang w:eastAsia="ko-KR"/>
            <w:rFonts w:ascii="바탕체" w:eastAsia="바탕체" w:hAnsi="바탕체" w:cs="바탕체" w:hint="eastAsia"/>
            <w:sz w:val="22"/>
            <w:szCs w:val="22"/>
            <w:rtl w:val="off"/>
          </w:rPr>
          <w:t>1</w:t>
        </w:r>
      </w:ins>
      <w:ins w:id="123" w:author="RESORT" w:date="2023-08-01T13:17:17Z">
        <w:r>
          <w:rPr>
            <w:lang w:eastAsia="ko-KR"/>
            <w:rFonts w:ascii="바탕체" w:eastAsia="바탕체" w:hAnsi="바탕체" w:cs="바탕체" w:hint="eastAsia"/>
            <w:sz w:val="22"/>
            <w:szCs w:val="22"/>
            <w:rtl w:val="off"/>
          </w:rPr>
          <w:t>0</w:t>
        </w:r>
      </w:ins>
      <w:ins w:id="124" w:author="RESORT" w:date="2023-08-01T13:17:17Z">
        <w:r>
          <w:rPr>
            <w:lang w:eastAsia="ko-KR"/>
            <w:rFonts w:ascii="바탕체" w:eastAsia="바탕체" w:hAnsi="바탕체" w:cs="바탕체" w:hint="eastAsia"/>
            <w:sz w:val="22"/>
            <w:szCs w:val="22"/>
            <w:rtl w:val="off"/>
          </w:rPr>
          <w:t>.</w:t>
        </w:r>
      </w:ins>
      <w:ins w:id="125" w:author="RESORT" w:date="2023-08-01T13:17:17Z">
        <w:r>
          <w:rPr>
            <w:lang w:eastAsia="ko-KR"/>
            <w:rFonts w:ascii="바탕체" w:eastAsia="바탕체" w:hAnsi="바탕체" w:cs="바탕체" w:hint="eastAsia"/>
            <w:sz w:val="22"/>
            <w:szCs w:val="22"/>
            <w:rtl w:val="off"/>
          </w:rPr>
          <w:t xml:space="preserve"> </w:t>
        </w:r>
      </w:ins>
      <w:ins w:id="126" w:author="RESORT" w:date="2023-08-01T13:17:17Z">
        <w:r>
          <w:rPr>
            <w:lang w:eastAsia="ko-KR"/>
            <w:rFonts w:ascii="바탕체" w:eastAsia="바탕체" w:hAnsi="바탕체" w:cs="바탕체" w:hint="eastAsia"/>
            <w:sz w:val="22"/>
            <w:szCs w:val="22"/>
            <w:rtl w:val="off"/>
          </w:rPr>
          <w:t>3</w:t>
        </w:r>
      </w:ins>
      <w:ins w:id="127" w:author="RESORT" w:date="2023-08-01T13:17:17Z">
        <w:r>
          <w:rPr>
            <w:lang w:eastAsia="ko-KR"/>
            <w:rFonts w:ascii="바탕체" w:eastAsia="바탕체" w:hAnsi="바탕체" w:cs="바탕체" w:hint="eastAsia"/>
            <w:sz w:val="22"/>
            <w:szCs w:val="22"/>
            <w:rtl w:val="off"/>
          </w:rPr>
          <w:t>1</w:t>
        </w:r>
      </w:ins>
      <w:ins w:id="128" w:author="RESORT" w:date="2023-08-01T13:17:17Z">
        <w:r>
          <w:rPr>
            <w:lang w:eastAsia="ko-KR"/>
            <w:rFonts w:ascii="바탕체" w:eastAsia="바탕체" w:hAnsi="바탕체" w:cs="바탕체" w:hint="eastAsia"/>
            <w:sz w:val="22"/>
            <w:szCs w:val="22"/>
            <w:rtl w:val="off"/>
          </w:rPr>
          <w:t>.</w:t>
        </w:r>
      </w:ins>
      <w:ins w:id="129" w:author="RESORT" w:date="2023-08-01T13:17:17Z">
        <w:r>
          <w:rPr>
            <w:lang w:eastAsia="ko-KR"/>
            <w:rFonts w:ascii="바탕체" w:eastAsia="바탕체" w:hAnsi="바탕체" w:cs="바탕체" w:hint="eastAsia"/>
            <w:sz w:val="22"/>
            <w:szCs w:val="22"/>
            <w:rtl w:val="off"/>
          </w:rPr>
          <w:t>까</w:t>
        </w:r>
      </w:ins>
      <w:ins w:id="130" w:author="RESORT" w:date="2023-08-01T13:17:17Z">
        <w:r>
          <w:rPr>
            <w:lang w:eastAsia="ko-KR"/>
            <w:rFonts w:ascii="바탕체" w:eastAsia="바탕체" w:hAnsi="바탕체" w:cs="바탕체" w:hint="eastAsia"/>
            <w:sz w:val="22"/>
            <w:szCs w:val="22"/>
            <w:rtl w:val="off"/>
          </w:rPr>
          <w:t>지</w:t>
        </w:r>
      </w:ins>
      <w:ins w:id="131" w:author="RESORT" w:date="2023-08-01T13:17:17Z">
        <w:r>
          <w:rPr>
            <w:lang w:eastAsia="ko-KR"/>
            <w:rFonts w:ascii="바탕체" w:eastAsia="바탕체" w:hAnsi="바탕체" w:cs="바탕체" w:hint="eastAsia"/>
            <w:sz w:val="22"/>
            <w:szCs w:val="22"/>
            <w:rtl w:val="off"/>
          </w:rPr>
          <w:t xml:space="preserve"> </w:t>
        </w:r>
      </w:ins>
      <w:ins w:id="132" w:author="RESORT" w:date="2023-08-01T13:16:49Z">
        <w:r>
          <w:rPr>
            <w:lang w:eastAsia="ko-KR"/>
            <w:rFonts w:ascii="바탕체" w:eastAsia="바탕체" w:hAnsi="바탕체" w:cs="바탕체" w:hint="eastAsia"/>
            <w:sz w:val="22"/>
            <w:szCs w:val="22"/>
            <w:rtl w:val="off"/>
          </w:rPr>
          <w:t>가</w:t>
        </w:r>
      </w:ins>
      <w:ins w:id="133" w:author="RESORT" w:date="2023-08-01T13:16:49Z">
        <w:r>
          <w:rPr>
            <w:lang w:eastAsia="ko-KR"/>
            <w:rFonts w:ascii="바탕체" w:eastAsia="바탕체" w:hAnsi="바탕체" w:cs="바탕체" w:hint="eastAsia"/>
            <w:sz w:val="22"/>
            <w:szCs w:val="22"/>
            <w:rtl w:val="off"/>
          </w:rPr>
          <w:t>능</w:t>
        </w:r>
      </w:ins>
      <w:ins w:id="134" w:author="RESORT" w:date="2023-08-01T13:17:55Z">
        <w:r>
          <w:rPr>
            <w:lang w:eastAsia="ko-KR"/>
            <w:rFonts w:ascii="바탕체" w:eastAsia="바탕체" w:hAnsi="바탕체" w:cs="바탕체" w:hint="eastAsia"/>
            <w:sz w:val="22"/>
            <w:szCs w:val="22"/>
            <w:rtl w:val="off"/>
          </w:rPr>
          <w:t>하</w:t>
        </w:r>
      </w:ins>
      <w:ins w:id="135" w:author="RESORT" w:date="2023-08-01T13:17:55Z">
        <w:r>
          <w:rPr>
            <w:lang w:eastAsia="ko-KR"/>
            <w:rFonts w:ascii="바탕체" w:eastAsia="바탕체" w:hAnsi="바탕체" w:cs="바탕체" w:hint="eastAsia"/>
            <w:sz w:val="22"/>
            <w:szCs w:val="22"/>
            <w:rtl w:val="off"/>
          </w:rPr>
          <w:t>지</w:t>
        </w:r>
      </w:ins>
      <w:ins w:id="136" w:author="RESORT" w:date="2023-08-01T13:17:56Z">
        <w:r>
          <w:rPr>
            <w:lang w:eastAsia="ko-KR"/>
            <w:rFonts w:ascii="바탕체" w:eastAsia="바탕체" w:hAnsi="바탕체" w:cs="바탕체" w:hint="eastAsia"/>
            <w:sz w:val="22"/>
            <w:szCs w:val="22"/>
            <w:rtl w:val="off"/>
          </w:rPr>
          <w:t xml:space="preserve"> </w:t>
        </w:r>
      </w:ins>
      <w:ins w:id="137" w:author="RESORT" w:date="2023-08-01T13:17:57Z">
        <w:r>
          <w:rPr>
            <w:lang w:eastAsia="ko-KR"/>
            <w:rFonts w:ascii="바탕체" w:eastAsia="바탕체" w:hAnsi="바탕체" w:cs="바탕체" w:hint="eastAsia"/>
            <w:sz w:val="22"/>
            <w:szCs w:val="22"/>
            <w:rtl w:val="off"/>
          </w:rPr>
          <w:t>아</w:t>
        </w:r>
      </w:ins>
      <w:ins w:id="138" w:author="RESORT" w:date="2023-08-01T13:17:59Z">
        <w:r>
          <w:rPr>
            <w:lang w:eastAsia="ko-KR"/>
            <w:rFonts w:ascii="바탕체" w:eastAsia="바탕체" w:hAnsi="바탕체" w:cs="바탕체" w:hint="eastAsia"/>
            <w:sz w:val="22"/>
            <w:szCs w:val="22"/>
            <w:rtl w:val="off"/>
          </w:rPr>
          <w:t>니</w:t>
        </w:r>
      </w:ins>
      <w:ins w:id="139" w:author="RESORT" w:date="2023-08-01T13:17:59Z">
        <w:r>
          <w:rPr>
            <w:lang w:eastAsia="ko-KR"/>
            <w:rFonts w:ascii="바탕체" w:eastAsia="바탕체" w:hAnsi="바탕체" w:cs="바탕체" w:hint="eastAsia"/>
            <w:sz w:val="22"/>
            <w:szCs w:val="22"/>
            <w:rtl w:val="off"/>
          </w:rPr>
          <w:t xml:space="preserve"> </w:t>
        </w:r>
      </w:ins>
      <w:ins w:id="140" w:author="RESORT" w:date="2023-08-01T13:16:50Z">
        <w:r>
          <w:rPr>
            <w:lang w:eastAsia="ko-KR"/>
            <w:rFonts w:ascii="바탕체" w:eastAsia="바탕체" w:hAnsi="바탕체" w:cs="바탕체" w:hint="eastAsia"/>
            <w:sz w:val="22"/>
            <w:szCs w:val="22"/>
            <w:rtl w:val="off"/>
          </w:rPr>
          <w:t>함</w:t>
        </w:r>
      </w:ins>
      <w:ins w:id="141" w:author="RESORT" w:date="2023-08-01T13:16:51Z">
        <w:r>
          <w:rPr>
            <w:lang w:eastAsia="ko-KR"/>
            <w:rFonts w:ascii="바탕체" w:eastAsia="바탕체" w:hAnsi="바탕체" w:cs="바탕체" w:hint="eastAsia"/>
            <w:sz w:val="22"/>
            <w:szCs w:val="22"/>
            <w:rtl w:val="off"/>
          </w:rPr>
          <w:t>이</w:t>
        </w:r>
      </w:ins>
      <w:ins w:id="142" w:author="RESORT" w:date="2023-08-01T13:18:28Z">
        <w:r>
          <w:rPr>
            <w:lang w:eastAsia="ko-KR"/>
            <w:rFonts w:ascii="바탕체" w:eastAsia="바탕체" w:hAnsi="바탕체" w:cs="바탕체" w:hint="eastAsia"/>
            <w:sz w:val="22"/>
            <w:szCs w:val="22"/>
            <w:rtl w:val="off"/>
          </w:rPr>
          <w:t xml:space="preserve"> </w:t>
        </w:r>
      </w:ins>
      <w:ins w:id="143" w:author="RESORT" w:date="2023-08-01T13:18:34Z">
        <w:r>
          <w:rPr>
            <w:lang w:eastAsia="ko-KR"/>
            <w:rFonts w:ascii="바탕체" w:eastAsia="바탕체" w:hAnsi="바탕체" w:cs="바탕체" w:hint="eastAsia"/>
            <w:sz w:val="22"/>
            <w:szCs w:val="22"/>
            <w:rtl w:val="off"/>
          </w:rPr>
          <w:t>분</w:t>
        </w:r>
      </w:ins>
      <w:ins w:id="144" w:author="RESORT" w:date="2023-08-01T13:18:36Z">
        <w:r>
          <w:rPr>
            <w:lang w:eastAsia="ko-KR"/>
            <w:rFonts w:ascii="바탕체" w:eastAsia="바탕체" w:hAnsi="바탕체" w:cs="바탕체" w:hint="eastAsia"/>
            <w:sz w:val="22"/>
            <w:szCs w:val="22"/>
            <w:rtl w:val="off"/>
          </w:rPr>
          <w:t>명</w:t>
        </w:r>
      </w:ins>
      <w:ins w:id="145" w:author="RESORT" w:date="2023-08-01T13:19:01Z">
        <w:r>
          <w:rPr>
            <w:lang w:eastAsia="ko-KR"/>
            <w:rFonts w:ascii="바탕체" w:eastAsia="바탕체" w:hAnsi="바탕체" w:cs="바탕체" w:hint="eastAsia"/>
            <w:sz w:val="22"/>
            <w:szCs w:val="22"/>
            <w:rtl w:val="off"/>
          </w:rPr>
          <w:t>하</w:t>
        </w:r>
      </w:ins>
      <w:ins w:id="146" w:author="RESORT" w:date="2023-08-01T13:19:01Z">
        <w:r>
          <w:rPr>
            <w:lang w:eastAsia="ko-KR"/>
            <w:rFonts w:ascii="바탕체" w:eastAsia="바탕체" w:hAnsi="바탕체" w:cs="바탕체" w:hint="eastAsia"/>
            <w:sz w:val="22"/>
            <w:szCs w:val="22"/>
            <w:rtl w:val="off"/>
          </w:rPr>
          <w:t>게</w:t>
        </w:r>
      </w:ins>
      <w:ins w:id="147" w:author="RESORT" w:date="2023-08-01T13:19:01Z">
        <w:r>
          <w:rPr>
            <w:lang w:eastAsia="ko-KR"/>
            <w:rFonts w:ascii="바탕체" w:eastAsia="바탕체" w:hAnsi="바탕체" w:cs="바탕체" w:hint="eastAsia"/>
            <w:sz w:val="22"/>
            <w:szCs w:val="22"/>
            <w:rtl w:val="off"/>
          </w:rPr>
          <w:t xml:space="preserve"> </w:t>
        </w:r>
      </w:ins>
      <w:ins w:id="148" w:author="RESORT" w:date="2023-08-01T13:19:03Z">
        <w:r>
          <w:rPr>
            <w:lang w:eastAsia="ko-KR"/>
            <w:rFonts w:ascii="바탕체" w:eastAsia="바탕체" w:hAnsi="바탕체" w:cs="바탕체" w:hint="eastAsia"/>
            <w:sz w:val="22"/>
            <w:szCs w:val="22"/>
            <w:rtl w:val="off"/>
          </w:rPr>
          <w:t>되</w:t>
        </w:r>
      </w:ins>
      <w:ins w:id="149" w:author="RESORT" w:date="2023-08-01T13:19:04Z">
        <w:r>
          <w:rPr>
            <w:lang w:eastAsia="ko-KR"/>
            <w:rFonts w:ascii="바탕체" w:eastAsia="바탕체" w:hAnsi="바탕체" w:cs="바탕체" w:hint="eastAsia"/>
            <w:sz w:val="22"/>
            <w:szCs w:val="22"/>
            <w:rtl w:val="off"/>
          </w:rPr>
          <w:t>는</w:t>
        </w:r>
      </w:ins>
      <w:ins w:id="150" w:author="RESORT" w:date="2023-08-01T13:19:04Z">
        <w:r>
          <w:rPr>
            <w:lang w:eastAsia="ko-KR"/>
            <w:rFonts w:ascii="바탕체" w:eastAsia="바탕체" w:hAnsi="바탕체" w:cs="바탕체" w:hint="eastAsia"/>
            <w:sz w:val="22"/>
            <w:szCs w:val="22"/>
            <w:rtl w:val="off"/>
          </w:rPr>
          <w:t xml:space="preserve"> </w:t>
        </w:r>
      </w:ins>
      <w:ins w:id="151" w:author="RESORT" w:date="2023-08-01T13:19:04Z">
        <w:r>
          <w:rPr>
            <w:lang w:eastAsia="ko-KR"/>
            <w:rFonts w:ascii="바탕체" w:eastAsia="바탕체" w:hAnsi="바탕체" w:cs="바탕체" w:hint="eastAsia"/>
            <w:sz w:val="22"/>
            <w:szCs w:val="22"/>
            <w:rtl w:val="off"/>
          </w:rPr>
          <w:t>경</w:t>
        </w:r>
      </w:ins>
      <w:ins w:id="152" w:author="RESORT" w:date="2023-08-01T13:19:05Z">
        <w:r>
          <w:rPr>
            <w:lang w:eastAsia="ko-KR"/>
            <w:rFonts w:ascii="바탕체" w:eastAsia="바탕체" w:hAnsi="바탕체" w:cs="바탕체" w:hint="eastAsia"/>
            <w:sz w:val="22"/>
            <w:szCs w:val="22"/>
            <w:rtl w:val="off"/>
          </w:rPr>
          <w:t>우</w:t>
        </w:r>
      </w:ins>
      <w:ins w:id="153" w:author="RESORT" w:date="2023-08-01T13:19:05Z">
        <w:r>
          <w:rPr>
            <w:lang w:eastAsia="ko-KR"/>
            <w:rFonts w:ascii="바탕체" w:eastAsia="바탕체" w:hAnsi="바탕체" w:cs="바탕체" w:hint="eastAsia"/>
            <w:sz w:val="22"/>
            <w:szCs w:val="22"/>
            <w:rtl w:val="off"/>
          </w:rPr>
          <w:t>,</w:t>
        </w:r>
      </w:ins>
      <w:ins w:id="154" w:author="RESORT" w:date="2023-08-01T13:19:05Z">
        <w:r>
          <w:rPr>
            <w:lang w:eastAsia="ko-KR"/>
            <w:rFonts w:ascii="바탕체" w:eastAsia="바탕체" w:hAnsi="바탕체" w:cs="바탕체" w:hint="eastAsia"/>
            <w:sz w:val="22"/>
            <w:szCs w:val="22"/>
            <w:rtl w:val="off"/>
          </w:rPr>
          <w:t xml:space="preserve"> </w:t>
        </w:r>
      </w:ins>
      <w:ins w:id="155" w:author="RESORT" w:date="2023-08-01T13:19:08Z">
        <w:r>
          <w:rPr>
            <w:lang w:eastAsia="ko-KR"/>
            <w:rFonts w:ascii="바탕체" w:eastAsia="바탕체" w:hAnsi="바탕체" w:cs="바탕체" w:hint="eastAsia"/>
            <w:sz w:val="22"/>
            <w:szCs w:val="22"/>
            <w:rtl w:val="off"/>
          </w:rPr>
          <w:t>“</w:t>
        </w:r>
      </w:ins>
      <w:ins w:id="156" w:author="RESORT" w:date="2023-08-01T13:19:11Z">
        <w:r>
          <w:rPr>
            <w:lang w:eastAsia="ko-KR"/>
            <w:rFonts w:ascii="바탕체" w:eastAsia="바탕체" w:hAnsi="바탕체" w:cs="바탕체" w:hint="eastAsia"/>
            <w:sz w:val="22"/>
            <w:szCs w:val="22"/>
            <w:rtl w:val="off"/>
          </w:rPr>
          <w:t>갑</w:t>
        </w:r>
      </w:ins>
      <w:ins w:id="157" w:author="RESORT" w:date="2023-08-01T13:19:11Z">
        <w:r>
          <w:rPr>
            <w:lang w:eastAsia="ko-KR"/>
            <w:rFonts w:ascii="바탕체" w:eastAsia="바탕체" w:hAnsi="바탕체" w:cs="바탕체" w:hint="eastAsia"/>
            <w:sz w:val="22"/>
            <w:szCs w:val="22"/>
            <w:rtl w:val="off"/>
          </w:rPr>
          <w:t>”</w:t>
        </w:r>
      </w:ins>
      <w:ins w:id="158" w:author="RESORT" w:date="2023-08-01T13:19:14Z">
        <w:r>
          <w:rPr>
            <w:lang w:eastAsia="ko-KR"/>
            <w:rFonts w:ascii="바탕체" w:eastAsia="바탕체" w:hAnsi="바탕체" w:cs="바탕체" w:hint="eastAsia"/>
            <w:sz w:val="22"/>
            <w:szCs w:val="22"/>
            <w:rtl w:val="off"/>
          </w:rPr>
          <w:t>은</w:t>
        </w:r>
      </w:ins>
      <w:ins w:id="159" w:author="RESORT" w:date="2023-08-01T13:19:14Z">
        <w:r>
          <w:rPr>
            <w:lang w:eastAsia="ko-KR"/>
            <w:rFonts w:ascii="바탕체" w:eastAsia="바탕체" w:hAnsi="바탕체" w:cs="바탕체" w:hint="eastAsia"/>
            <w:sz w:val="22"/>
            <w:szCs w:val="22"/>
            <w:rtl w:val="off"/>
          </w:rPr>
          <w:t xml:space="preserve"> </w:t>
        </w:r>
      </w:ins>
      <w:ins w:id="160" w:author="RESORT" w:date="2023-08-01T13:19:15Z">
        <w:r>
          <w:rPr>
            <w:lang w:eastAsia="ko-KR"/>
            <w:rFonts w:ascii="바탕체" w:eastAsia="바탕체" w:hAnsi="바탕체" w:cs="바탕체" w:hint="eastAsia"/>
            <w:sz w:val="22"/>
            <w:szCs w:val="22"/>
            <w:rtl w:val="off"/>
          </w:rPr>
          <w:t>별</w:t>
        </w:r>
      </w:ins>
      <w:ins w:id="161" w:author="RESORT" w:date="2023-08-01T13:19:15Z">
        <w:r>
          <w:rPr>
            <w:lang w:eastAsia="ko-KR"/>
            <w:rFonts w:ascii="바탕체" w:eastAsia="바탕체" w:hAnsi="바탕체" w:cs="바탕체" w:hint="eastAsia"/>
            <w:sz w:val="22"/>
            <w:szCs w:val="22"/>
            <w:rtl w:val="off"/>
          </w:rPr>
          <w:t>도</w:t>
        </w:r>
      </w:ins>
      <w:ins w:id="162" w:author="RESORT" w:date="2023-08-01T13:19:16Z">
        <w:r>
          <w:rPr>
            <w:lang w:eastAsia="ko-KR"/>
            <w:rFonts w:ascii="바탕체" w:eastAsia="바탕체" w:hAnsi="바탕체" w:cs="바탕체" w:hint="eastAsia"/>
            <w:sz w:val="22"/>
            <w:szCs w:val="22"/>
            <w:rtl w:val="off"/>
          </w:rPr>
          <w:t>의</w:t>
        </w:r>
      </w:ins>
      <w:ins w:id="163" w:author="RESORT" w:date="2023-08-01T13:19:16Z">
        <w:r>
          <w:rPr>
            <w:lang w:eastAsia="ko-KR"/>
            <w:rFonts w:ascii="바탕체" w:eastAsia="바탕체" w:hAnsi="바탕체" w:cs="바탕체" w:hint="eastAsia"/>
            <w:sz w:val="22"/>
            <w:szCs w:val="22"/>
            <w:rtl w:val="off"/>
          </w:rPr>
          <w:t xml:space="preserve"> </w:t>
        </w:r>
      </w:ins>
      <w:ins w:id="164" w:author="RESORT" w:date="2023-08-01T13:21:54Z">
        <w:r>
          <w:rPr>
            <w:lang w:eastAsia="ko-KR"/>
            <w:rFonts w:ascii="바탕체" w:eastAsia="바탕체" w:hAnsi="바탕체" w:cs="바탕체" w:hint="eastAsia"/>
            <w:sz w:val="22"/>
            <w:szCs w:val="22"/>
            <w:rtl w:val="off"/>
          </w:rPr>
          <w:t>사</w:t>
        </w:r>
      </w:ins>
      <w:ins w:id="165" w:author="RESORT" w:date="2023-08-01T13:21:55Z">
        <w:r>
          <w:rPr>
            <w:lang w:eastAsia="ko-KR"/>
            <w:rFonts w:ascii="바탕체" w:eastAsia="바탕체" w:hAnsi="바탕체" w:cs="바탕체" w:hint="eastAsia"/>
            <w:sz w:val="22"/>
            <w:szCs w:val="22"/>
            <w:rtl w:val="off"/>
          </w:rPr>
          <w:t>전</w:t>
        </w:r>
      </w:ins>
      <w:ins w:id="166" w:author="RESORT" w:date="2023-08-01T13:19:17Z">
        <w:r>
          <w:rPr>
            <w:lang w:eastAsia="ko-KR"/>
            <w:rFonts w:ascii="바탕체" w:eastAsia="바탕체" w:hAnsi="바탕체" w:cs="바탕체" w:hint="eastAsia"/>
            <w:sz w:val="22"/>
            <w:szCs w:val="22"/>
            <w:rtl w:val="off"/>
          </w:rPr>
          <w:t>최</w:t>
        </w:r>
      </w:ins>
      <w:ins w:id="167" w:author="RESORT" w:date="2023-08-01T13:19:18Z">
        <w:r>
          <w:rPr>
            <w:lang w:eastAsia="ko-KR"/>
            <w:rFonts w:ascii="바탕체" w:eastAsia="바탕체" w:hAnsi="바탕체" w:cs="바탕체" w:hint="eastAsia"/>
            <w:sz w:val="22"/>
            <w:szCs w:val="22"/>
            <w:rtl w:val="off"/>
          </w:rPr>
          <w:t>고</w:t>
        </w:r>
      </w:ins>
      <w:ins w:id="168" w:author="RESORT" w:date="2023-08-01T13:19:18Z">
        <w:r>
          <w:rPr>
            <w:lang w:eastAsia="ko-KR"/>
            <w:rFonts w:ascii="바탕체" w:eastAsia="바탕체" w:hAnsi="바탕체" w:cs="바탕체" w:hint="eastAsia"/>
            <w:sz w:val="22"/>
            <w:szCs w:val="22"/>
            <w:rtl w:val="off"/>
          </w:rPr>
          <w:t xml:space="preserve"> </w:t>
        </w:r>
      </w:ins>
      <w:ins w:id="169" w:author="RESORT" w:date="2023-08-01T13:19:18Z">
        <w:r>
          <w:rPr>
            <w:lang w:eastAsia="ko-KR"/>
            <w:rFonts w:ascii="바탕체" w:eastAsia="바탕체" w:hAnsi="바탕체" w:cs="바탕체" w:hint="eastAsia"/>
            <w:sz w:val="22"/>
            <w:szCs w:val="22"/>
            <w:rtl w:val="off"/>
          </w:rPr>
          <w:t>없</w:t>
        </w:r>
      </w:ins>
      <w:ins w:id="170" w:author="RESORT" w:date="2023-08-01T13:19:21Z">
        <w:r>
          <w:rPr>
            <w:lang w:eastAsia="ko-KR"/>
            <w:rFonts w:ascii="바탕체" w:eastAsia="바탕체" w:hAnsi="바탕체" w:cs="바탕체" w:hint="eastAsia"/>
            <w:sz w:val="22"/>
            <w:szCs w:val="22"/>
            <w:rtl w:val="off"/>
          </w:rPr>
          <w:t>이</w:t>
        </w:r>
      </w:ins>
      <w:ins w:id="171" w:author="RESORT" w:date="2023-08-01T13:19:21Z">
        <w:r>
          <w:rPr>
            <w:lang w:eastAsia="ko-KR"/>
            <w:rFonts w:ascii="바탕체" w:eastAsia="바탕체" w:hAnsi="바탕체" w:cs="바탕체" w:hint="eastAsia"/>
            <w:sz w:val="22"/>
            <w:szCs w:val="22"/>
            <w:rtl w:val="off"/>
          </w:rPr>
          <w:t xml:space="preserve"> </w:t>
        </w:r>
      </w:ins>
      <w:ins w:id="172" w:author="RESORT" w:date="2023-08-01T13:20:26Z">
        <w:r>
          <w:rPr>
            <w:lang w:eastAsia="ko-KR"/>
            <w:rFonts w:ascii="바탕체" w:eastAsia="바탕체" w:hAnsi="바탕체" w:cs="바탕체" w:hint="eastAsia"/>
            <w:sz w:val="22"/>
            <w:szCs w:val="22"/>
            <w:rtl w:val="off"/>
          </w:rPr>
          <w:t>임</w:t>
        </w:r>
      </w:ins>
      <w:ins w:id="173" w:author="RESORT" w:date="2023-08-01T13:20:27Z">
        <w:r>
          <w:rPr>
            <w:lang w:eastAsia="ko-KR"/>
            <w:rFonts w:ascii="바탕체" w:eastAsia="바탕체" w:hAnsi="바탕체" w:cs="바탕체" w:hint="eastAsia"/>
            <w:sz w:val="22"/>
            <w:szCs w:val="22"/>
            <w:rtl w:val="off"/>
          </w:rPr>
          <w:t>의</w:t>
        </w:r>
      </w:ins>
      <w:ins w:id="174" w:author="RESORT" w:date="2023-08-01T13:20:28Z">
        <w:r>
          <w:rPr>
            <w:lang w:eastAsia="ko-KR"/>
            <w:rFonts w:ascii="바탕체" w:eastAsia="바탕체" w:hAnsi="바탕체" w:cs="바탕체" w:hint="eastAsia"/>
            <w:sz w:val="22"/>
            <w:szCs w:val="22"/>
            <w:rtl w:val="off"/>
          </w:rPr>
          <w:t>로</w:t>
        </w:r>
      </w:ins>
      <w:ins w:id="175" w:author="RESORT" w:date="2023-08-01T13:20:28Z">
        <w:r>
          <w:rPr>
            <w:lang w:eastAsia="ko-KR"/>
            <w:rFonts w:ascii="바탕체" w:eastAsia="바탕체" w:hAnsi="바탕체" w:cs="바탕체" w:hint="eastAsia"/>
            <w:sz w:val="22"/>
            <w:szCs w:val="22"/>
            <w:rtl w:val="off"/>
          </w:rPr>
          <w:t xml:space="preserve"> </w:t>
        </w:r>
      </w:ins>
      <w:ins w:id="176" w:author="RESORT" w:date="2023-08-01T13:19:28Z">
        <w:r>
          <w:rPr>
            <w:lang w:eastAsia="ko-KR"/>
            <w:rFonts w:ascii="바탕체" w:eastAsia="바탕체" w:hAnsi="바탕체" w:cs="바탕체" w:hint="eastAsia"/>
            <w:sz w:val="22"/>
            <w:szCs w:val="22"/>
            <w:rtl w:val="off"/>
          </w:rPr>
          <w:t>“</w:t>
        </w:r>
      </w:ins>
      <w:ins w:id="177" w:author="RESORT" w:date="2023-08-01T13:19:31Z">
        <w:r>
          <w:rPr>
            <w:lang w:eastAsia="ko-KR"/>
            <w:rFonts w:ascii="바탕체" w:eastAsia="바탕체" w:hAnsi="바탕체" w:cs="바탕체" w:hint="eastAsia"/>
            <w:sz w:val="22"/>
            <w:szCs w:val="22"/>
            <w:rtl w:val="off"/>
          </w:rPr>
          <w:t>을</w:t>
        </w:r>
      </w:ins>
      <w:ins w:id="178" w:author="RESORT" w:date="2023-08-01T13:19:31Z">
        <w:r>
          <w:rPr>
            <w:lang w:eastAsia="ko-KR"/>
            <w:rFonts w:ascii="바탕체" w:eastAsia="바탕체" w:hAnsi="바탕체" w:cs="바탕체" w:hint="eastAsia"/>
            <w:sz w:val="22"/>
            <w:szCs w:val="22"/>
            <w:rtl w:val="off"/>
          </w:rPr>
          <w:t>”</w:t>
        </w:r>
      </w:ins>
      <w:ins w:id="179" w:author="RESORT" w:date="2023-08-01T13:19:34Z">
        <w:r>
          <w:rPr>
            <w:lang w:eastAsia="ko-KR"/>
            <w:rFonts w:ascii="바탕체" w:eastAsia="바탕체" w:hAnsi="바탕체" w:cs="바탕체" w:hint="eastAsia"/>
            <w:sz w:val="22"/>
            <w:szCs w:val="22"/>
            <w:rtl w:val="off"/>
          </w:rPr>
          <w:t>에</w:t>
        </w:r>
      </w:ins>
      <w:ins w:id="180" w:author="RESORT" w:date="2023-08-01T13:19:34Z">
        <w:r>
          <w:rPr>
            <w:lang w:eastAsia="ko-KR"/>
            <w:rFonts w:ascii="바탕체" w:eastAsia="바탕체" w:hAnsi="바탕체" w:cs="바탕체" w:hint="eastAsia"/>
            <w:sz w:val="22"/>
            <w:szCs w:val="22"/>
            <w:rtl w:val="off"/>
          </w:rPr>
          <w:t xml:space="preserve"> </w:t>
        </w:r>
      </w:ins>
      <w:ins w:id="181" w:author="RESORT" w:date="2023-08-01T13:19:37Z">
        <w:r>
          <w:rPr>
            <w:lang w:eastAsia="ko-KR"/>
            <w:rFonts w:ascii="바탕체" w:eastAsia="바탕체" w:hAnsi="바탕체" w:cs="바탕체" w:hint="eastAsia"/>
            <w:sz w:val="22"/>
            <w:szCs w:val="22"/>
            <w:rtl w:val="off"/>
          </w:rPr>
          <w:t>대</w:t>
        </w:r>
      </w:ins>
      <w:ins w:id="182" w:author="RESORT" w:date="2023-08-01T13:19:37Z">
        <w:r>
          <w:rPr>
            <w:lang w:eastAsia="ko-KR"/>
            <w:rFonts w:ascii="바탕체" w:eastAsia="바탕체" w:hAnsi="바탕체" w:cs="바탕체" w:hint="eastAsia"/>
            <w:sz w:val="22"/>
            <w:szCs w:val="22"/>
            <w:rtl w:val="off"/>
          </w:rPr>
          <w:t>한</w:t>
        </w:r>
      </w:ins>
      <w:ins w:id="183" w:author="RESORT" w:date="2023-08-01T13:19:37Z">
        <w:r>
          <w:rPr>
            <w:lang w:eastAsia="ko-KR"/>
            <w:rFonts w:ascii="바탕체" w:eastAsia="바탕체" w:hAnsi="바탕체" w:cs="바탕체" w:hint="eastAsia"/>
            <w:sz w:val="22"/>
            <w:szCs w:val="22"/>
            <w:rtl w:val="off"/>
          </w:rPr>
          <w:t xml:space="preserve"> </w:t>
        </w:r>
      </w:ins>
      <w:ins w:id="184" w:author="RESORT" w:date="2023-08-01T13:19:39Z">
        <w:r>
          <w:rPr>
            <w:lang w:eastAsia="ko-KR"/>
            <w:rFonts w:ascii="바탕체" w:eastAsia="바탕체" w:hAnsi="바탕체" w:cs="바탕체" w:hint="eastAsia"/>
            <w:sz w:val="22"/>
            <w:szCs w:val="22"/>
            <w:rtl w:val="off"/>
          </w:rPr>
          <w:t>서</w:t>
        </w:r>
      </w:ins>
      <w:ins w:id="185" w:author="RESORT" w:date="2023-08-01T13:19:40Z">
        <w:r>
          <w:rPr>
            <w:lang w:eastAsia="ko-KR"/>
            <w:rFonts w:ascii="바탕체" w:eastAsia="바탕체" w:hAnsi="바탕체" w:cs="바탕체" w:hint="eastAsia"/>
            <w:sz w:val="22"/>
            <w:szCs w:val="22"/>
            <w:rtl w:val="off"/>
          </w:rPr>
          <w:t>면</w:t>
        </w:r>
      </w:ins>
      <w:ins w:id="186" w:author="RESORT" w:date="2023-08-01T13:19:40Z">
        <w:r>
          <w:rPr>
            <w:lang w:eastAsia="ko-KR"/>
            <w:rFonts w:ascii="바탕체" w:eastAsia="바탕체" w:hAnsi="바탕체" w:cs="바탕체" w:hint="eastAsia"/>
            <w:sz w:val="22"/>
            <w:szCs w:val="22"/>
            <w:rtl w:val="off"/>
          </w:rPr>
          <w:t>통</w:t>
        </w:r>
      </w:ins>
      <w:ins w:id="187" w:author="RESORT" w:date="2023-08-01T13:19:41Z">
        <w:r>
          <w:rPr>
            <w:lang w:eastAsia="ko-KR"/>
            <w:rFonts w:ascii="바탕체" w:eastAsia="바탕체" w:hAnsi="바탕체" w:cs="바탕체" w:hint="eastAsia"/>
            <w:sz w:val="22"/>
            <w:szCs w:val="22"/>
            <w:rtl w:val="off"/>
          </w:rPr>
          <w:t>지</w:t>
        </w:r>
      </w:ins>
      <w:ins w:id="188" w:author="RESORT" w:date="2023-08-01T13:19:41Z">
        <w:r>
          <w:rPr>
            <w:lang w:eastAsia="ko-KR"/>
            <w:rFonts w:ascii="바탕체" w:eastAsia="바탕체" w:hAnsi="바탕체" w:cs="바탕체" w:hint="eastAsia"/>
            <w:sz w:val="22"/>
            <w:szCs w:val="22"/>
            <w:rtl w:val="off"/>
          </w:rPr>
          <w:t>로</w:t>
        </w:r>
      </w:ins>
      <w:ins w:id="189" w:author="RESORT" w:date="2023-08-01T13:20:35Z">
        <w:r>
          <w:rPr>
            <w:lang w:eastAsia="ko-KR"/>
            <w:rFonts w:ascii="바탕체" w:eastAsia="바탕체" w:hAnsi="바탕체" w:cs="바탕체" w:hint="eastAsia"/>
            <w:sz w:val="22"/>
            <w:szCs w:val="22"/>
            <w:rtl w:val="off"/>
          </w:rPr>
          <w:t>써</w:t>
        </w:r>
      </w:ins>
      <w:ins w:id="190" w:author="RESORT" w:date="2023-08-01T13:19:41Z">
        <w:r>
          <w:rPr>
            <w:lang w:eastAsia="ko-KR"/>
            <w:rFonts w:ascii="바탕체" w:eastAsia="바탕체" w:hAnsi="바탕체" w:cs="바탕체" w:hint="eastAsia"/>
            <w:sz w:val="22"/>
            <w:szCs w:val="22"/>
            <w:rtl w:val="off"/>
          </w:rPr>
          <w:t xml:space="preserve"> </w:t>
        </w:r>
      </w:ins>
      <w:ins w:id="191" w:author="RESORT" w:date="2023-08-01T13:19:42Z">
        <w:r>
          <w:rPr>
            <w:lang w:eastAsia="ko-KR"/>
            <w:rFonts w:ascii="바탕체" w:eastAsia="바탕체" w:hAnsi="바탕체" w:cs="바탕체" w:hint="eastAsia"/>
            <w:sz w:val="22"/>
            <w:szCs w:val="22"/>
            <w:rtl w:val="off"/>
          </w:rPr>
          <w:t>본</w:t>
        </w:r>
      </w:ins>
      <w:ins w:id="192" w:author="RESORT" w:date="2023-08-01T13:19:42Z">
        <w:r>
          <w:rPr>
            <w:lang w:eastAsia="ko-KR"/>
            <w:rFonts w:ascii="바탕체" w:eastAsia="바탕체" w:hAnsi="바탕체" w:cs="바탕체" w:hint="eastAsia"/>
            <w:sz w:val="22"/>
            <w:szCs w:val="22"/>
            <w:rtl w:val="off"/>
          </w:rPr>
          <w:t xml:space="preserve"> </w:t>
        </w:r>
      </w:ins>
      <w:ins w:id="193" w:author="RESORT" w:date="2023-08-01T13:19:43Z">
        <w:r>
          <w:rPr>
            <w:lang w:eastAsia="ko-KR"/>
            <w:rFonts w:ascii="바탕체" w:eastAsia="바탕체" w:hAnsi="바탕체" w:cs="바탕체" w:hint="eastAsia"/>
            <w:sz w:val="22"/>
            <w:szCs w:val="22"/>
            <w:rtl w:val="off"/>
          </w:rPr>
          <w:t>계</w:t>
        </w:r>
      </w:ins>
      <w:ins w:id="194" w:author="RESORT" w:date="2023-08-01T13:19:43Z">
        <w:r>
          <w:rPr>
            <w:lang w:eastAsia="ko-KR"/>
            <w:rFonts w:ascii="바탕체" w:eastAsia="바탕체" w:hAnsi="바탕체" w:cs="바탕체" w:hint="eastAsia"/>
            <w:sz w:val="22"/>
            <w:szCs w:val="22"/>
            <w:rtl w:val="off"/>
          </w:rPr>
          <w:t>약</w:t>
        </w:r>
      </w:ins>
      <w:ins w:id="195" w:author="RESORT" w:date="2023-08-01T13:19:44Z">
        <w:r>
          <w:rPr>
            <w:lang w:eastAsia="ko-KR"/>
            <w:rFonts w:ascii="바탕체" w:eastAsia="바탕체" w:hAnsi="바탕체" w:cs="바탕체" w:hint="eastAsia"/>
            <w:sz w:val="22"/>
            <w:szCs w:val="22"/>
            <w:rtl w:val="off"/>
          </w:rPr>
          <w:t>을</w:t>
        </w:r>
      </w:ins>
      <w:ins w:id="196" w:author="RESORT" w:date="2023-08-01T13:19:44Z">
        <w:r>
          <w:rPr>
            <w:lang w:eastAsia="ko-KR"/>
            <w:rFonts w:ascii="바탕체" w:eastAsia="바탕체" w:hAnsi="바탕체" w:cs="바탕체" w:hint="eastAsia"/>
            <w:sz w:val="22"/>
            <w:szCs w:val="22"/>
            <w:rtl w:val="off"/>
          </w:rPr>
          <w:t xml:space="preserve"> </w:t>
        </w:r>
      </w:ins>
      <w:ins w:id="197" w:author="RESORT" w:date="2023-08-01T13:19:45Z">
        <w:r>
          <w:rPr>
            <w:lang w:eastAsia="ko-KR"/>
            <w:rFonts w:ascii="바탕체" w:eastAsia="바탕체" w:hAnsi="바탕체" w:cs="바탕체" w:hint="eastAsia"/>
            <w:sz w:val="22"/>
            <w:szCs w:val="22"/>
            <w:rtl w:val="off"/>
          </w:rPr>
          <w:t>해</w:t>
        </w:r>
      </w:ins>
      <w:ins w:id="198" w:author="RESORT" w:date="2023-08-01T13:19:45Z">
        <w:r>
          <w:rPr>
            <w:lang w:eastAsia="ko-KR"/>
            <w:rFonts w:ascii="바탕체" w:eastAsia="바탕체" w:hAnsi="바탕체" w:cs="바탕체" w:hint="eastAsia"/>
            <w:sz w:val="22"/>
            <w:szCs w:val="22"/>
            <w:rtl w:val="off"/>
          </w:rPr>
          <w:t>지</w:t>
        </w:r>
      </w:ins>
      <w:ins w:id="199" w:author="RESORT" w:date="2023-08-01T13:19:46Z">
        <w:r>
          <w:rPr>
            <w:lang w:eastAsia="ko-KR"/>
            <w:rFonts w:ascii="바탕체" w:eastAsia="바탕체" w:hAnsi="바탕체" w:cs="바탕체" w:hint="eastAsia"/>
            <w:sz w:val="22"/>
            <w:szCs w:val="22"/>
            <w:rtl w:val="off"/>
          </w:rPr>
          <w:t>할</w:t>
        </w:r>
      </w:ins>
      <w:ins w:id="200" w:author="RESORT" w:date="2023-08-01T13:19:46Z">
        <w:r>
          <w:rPr>
            <w:lang w:eastAsia="ko-KR"/>
            <w:rFonts w:ascii="바탕체" w:eastAsia="바탕체" w:hAnsi="바탕체" w:cs="바탕체" w:hint="eastAsia"/>
            <w:sz w:val="22"/>
            <w:szCs w:val="22"/>
            <w:rtl w:val="off"/>
          </w:rPr>
          <w:t xml:space="preserve"> </w:t>
        </w:r>
      </w:ins>
      <w:ins w:id="201" w:author="RESORT" w:date="2023-08-01T13:19:46Z">
        <w:r>
          <w:rPr>
            <w:lang w:eastAsia="ko-KR"/>
            <w:rFonts w:ascii="바탕체" w:eastAsia="바탕체" w:hAnsi="바탕체" w:cs="바탕체" w:hint="eastAsia"/>
            <w:sz w:val="22"/>
            <w:szCs w:val="22"/>
            <w:rtl w:val="off"/>
          </w:rPr>
          <w:t>수</w:t>
        </w:r>
      </w:ins>
      <w:ins w:id="202" w:author="RESORT" w:date="2023-08-01T13:19:46Z">
        <w:r>
          <w:rPr>
            <w:lang w:eastAsia="ko-KR"/>
            <w:rFonts w:ascii="바탕체" w:eastAsia="바탕체" w:hAnsi="바탕체" w:cs="바탕체" w:hint="eastAsia"/>
            <w:sz w:val="22"/>
            <w:szCs w:val="22"/>
            <w:rtl w:val="off"/>
          </w:rPr>
          <w:t xml:space="preserve"> </w:t>
        </w:r>
      </w:ins>
      <w:ins w:id="203" w:author="RESORT" w:date="2023-08-01T13:19:47Z">
        <w:r>
          <w:rPr>
            <w:lang w:eastAsia="ko-KR"/>
            <w:rFonts w:ascii="바탕체" w:eastAsia="바탕체" w:hAnsi="바탕체" w:cs="바탕체" w:hint="eastAsia"/>
            <w:sz w:val="22"/>
            <w:szCs w:val="22"/>
            <w:rtl w:val="off"/>
          </w:rPr>
          <w:t>있</w:t>
        </w:r>
      </w:ins>
      <w:ins w:id="204" w:author="RESORT" w:date="2023-08-01T13:19:48Z">
        <w:r>
          <w:rPr>
            <w:lang w:eastAsia="ko-KR"/>
            <w:rFonts w:ascii="바탕체" w:eastAsia="바탕체" w:hAnsi="바탕체" w:cs="바탕체" w:hint="eastAsia"/>
            <w:sz w:val="22"/>
            <w:szCs w:val="22"/>
            <w:rtl w:val="off"/>
          </w:rPr>
          <w:t>다</w:t>
        </w:r>
      </w:ins>
      <w:ins w:id="205" w:author="RESORT" w:date="2023-08-01T13:19:48Z">
        <w:r>
          <w:rPr>
            <w:lang w:eastAsia="ko-KR"/>
            <w:rFonts w:ascii="바탕체" w:eastAsia="바탕체" w:hAnsi="바탕체" w:cs="바탕체" w:hint="eastAsia"/>
            <w:sz w:val="22"/>
            <w:szCs w:val="22"/>
            <w:rtl w:val="off"/>
          </w:rPr>
          <w:t>.</w:t>
        </w:r>
      </w:ins>
      <w:ins w:id="206" w:author="RESORT" w:date="2023-08-01T13:15:28Z">
        <w:r>
          <w:rPr>
            <w:lang w:eastAsia="ko-KR"/>
            <w:rFonts w:ascii="바탕체" w:eastAsia="바탕체" w:hAnsi="바탕체" w:cs="바탕체" w:hint="eastAsia"/>
            <w:sz w:val="22"/>
            <w:szCs w:val="22"/>
            <w:rtl w:val="off"/>
          </w:rPr>
          <w:t xml:space="preserve"> </w:t>
        </w:r>
      </w:ins>
      <w:ins w:id="207" w:author="RESORT" w:date="2023-08-01T13:20:41Z">
        <w:r>
          <w:rPr>
            <w:lang w:eastAsia="ko-KR"/>
            <w:rFonts w:ascii="바탕체" w:eastAsia="바탕체" w:hAnsi="바탕체" w:cs="바탕체" w:hint="eastAsia"/>
            <w:sz w:val="22"/>
            <w:szCs w:val="22"/>
            <w:rtl w:val="off"/>
          </w:rPr>
          <w:t>이</w:t>
        </w:r>
      </w:ins>
      <w:ins w:id="208" w:author="RESORT" w:date="2023-08-01T13:20:41Z">
        <w:r>
          <w:rPr>
            <w:lang w:eastAsia="ko-KR"/>
            <w:rFonts w:ascii="바탕체" w:eastAsia="바탕체" w:hAnsi="바탕체" w:cs="바탕체" w:hint="eastAsia"/>
            <w:sz w:val="22"/>
            <w:szCs w:val="22"/>
            <w:rtl w:val="off"/>
          </w:rPr>
          <w:t xml:space="preserve"> </w:t>
        </w:r>
      </w:ins>
      <w:ins w:id="209" w:author="RESORT" w:date="2023-08-01T13:20:41Z">
        <w:r>
          <w:rPr>
            <w:lang w:eastAsia="ko-KR"/>
            <w:rFonts w:ascii="바탕체" w:eastAsia="바탕체" w:hAnsi="바탕체" w:cs="바탕체" w:hint="eastAsia"/>
            <w:sz w:val="22"/>
            <w:szCs w:val="22"/>
            <w:rtl w:val="off"/>
          </w:rPr>
          <w:t>경</w:t>
        </w:r>
      </w:ins>
      <w:ins w:id="210" w:author="RESORT" w:date="2023-08-01T13:20:45Z">
        <w:r>
          <w:rPr>
            <w:lang w:eastAsia="ko-KR"/>
            <w:rFonts w:ascii="바탕체" w:eastAsia="바탕체" w:hAnsi="바탕체" w:cs="바탕체" w:hint="eastAsia"/>
            <w:sz w:val="22"/>
            <w:szCs w:val="22"/>
            <w:rtl w:val="off"/>
          </w:rPr>
          <w:t>우</w:t>
        </w:r>
      </w:ins>
      <w:ins w:id="211" w:author="RESORT" w:date="2023-08-01T13:20:46Z">
        <w:r>
          <w:rPr>
            <w:lang w:eastAsia="ko-KR"/>
            <w:rFonts w:ascii="바탕체" w:eastAsia="바탕체" w:hAnsi="바탕체" w:cs="바탕체" w:hint="eastAsia"/>
            <w:sz w:val="22"/>
            <w:szCs w:val="22"/>
            <w:rtl w:val="off"/>
          </w:rPr>
          <w:t xml:space="preserve"> </w:t>
        </w:r>
      </w:ins>
      <w:ins w:id="212" w:author="RESORT" w:date="2023-08-01T13:20:47Z">
        <w:r>
          <w:rPr>
            <w:lang w:eastAsia="ko-KR"/>
            <w:rFonts w:ascii="바탕체" w:eastAsia="바탕체" w:hAnsi="바탕체" w:cs="바탕체" w:hint="eastAsia"/>
            <w:sz w:val="22"/>
            <w:szCs w:val="22"/>
            <w:rtl w:val="off"/>
          </w:rPr>
          <w:t>“</w:t>
        </w:r>
      </w:ins>
      <w:ins w:id="213" w:author="RESORT" w:date="2023-08-01T13:20:49Z">
        <w:r>
          <w:rPr>
            <w:lang w:eastAsia="ko-KR"/>
            <w:rFonts w:ascii="바탕체" w:eastAsia="바탕체" w:hAnsi="바탕체" w:cs="바탕체" w:hint="eastAsia"/>
            <w:sz w:val="22"/>
            <w:szCs w:val="22"/>
            <w:rtl w:val="off"/>
          </w:rPr>
          <w:t>갑</w:t>
        </w:r>
      </w:ins>
      <w:ins w:id="214" w:author="RESORT" w:date="2023-08-01T13:20:49Z">
        <w:r>
          <w:rPr>
            <w:lang w:eastAsia="ko-KR"/>
            <w:rFonts w:ascii="바탕체" w:eastAsia="바탕체" w:hAnsi="바탕체" w:cs="바탕체" w:hint="eastAsia"/>
            <w:sz w:val="22"/>
            <w:szCs w:val="22"/>
            <w:rtl w:val="off"/>
          </w:rPr>
          <w:t>”</w:t>
        </w:r>
      </w:ins>
      <w:ins w:id="215" w:author="RESORT" w:date="2023-08-01T13:20:51Z">
        <w:r>
          <w:rPr>
            <w:lang w:eastAsia="ko-KR"/>
            <w:rFonts w:ascii="바탕체" w:eastAsia="바탕체" w:hAnsi="바탕체" w:cs="바탕체" w:hint="eastAsia"/>
            <w:sz w:val="22"/>
            <w:szCs w:val="22"/>
            <w:rtl w:val="off"/>
          </w:rPr>
          <w:t>은</w:t>
        </w:r>
      </w:ins>
      <w:ins w:id="216" w:author="RESORT" w:date="2023-08-01T13:20:51Z">
        <w:r>
          <w:rPr>
            <w:lang w:eastAsia="ko-KR"/>
            <w:rFonts w:ascii="바탕체" w:eastAsia="바탕체" w:hAnsi="바탕체" w:cs="바탕체" w:hint="eastAsia"/>
            <w:sz w:val="22"/>
            <w:szCs w:val="22"/>
            <w:rtl w:val="off"/>
          </w:rPr>
          <w:t xml:space="preserve"> </w:t>
        </w:r>
      </w:ins>
      <w:ins w:id="217" w:author="RESORT" w:date="2023-08-01T13:20:52Z">
        <w:r>
          <w:rPr>
            <w:lang w:eastAsia="ko-KR"/>
            <w:rFonts w:ascii="바탕체" w:eastAsia="바탕체" w:hAnsi="바탕체" w:cs="바탕체" w:hint="eastAsia"/>
            <w:sz w:val="22"/>
            <w:szCs w:val="22"/>
            <w:rtl w:val="off"/>
          </w:rPr>
          <w:t>“</w:t>
        </w:r>
      </w:ins>
      <w:ins w:id="218" w:author="RESORT" w:date="2023-08-01T13:20:53Z">
        <w:r>
          <w:rPr>
            <w:lang w:eastAsia="ko-KR"/>
            <w:rFonts w:ascii="바탕체" w:eastAsia="바탕체" w:hAnsi="바탕체" w:cs="바탕체" w:hint="eastAsia"/>
            <w:sz w:val="22"/>
            <w:szCs w:val="22"/>
            <w:rtl w:val="off"/>
          </w:rPr>
          <w:t>을</w:t>
        </w:r>
      </w:ins>
      <w:ins w:id="219" w:author="RESORT" w:date="2023-08-01T13:20:53Z">
        <w:r>
          <w:rPr>
            <w:lang w:eastAsia="ko-KR"/>
            <w:rFonts w:ascii="바탕체" w:eastAsia="바탕체" w:hAnsi="바탕체" w:cs="바탕체" w:hint="eastAsia"/>
            <w:sz w:val="22"/>
            <w:szCs w:val="22"/>
            <w:rtl w:val="off"/>
          </w:rPr>
          <w:t>”</w:t>
        </w:r>
      </w:ins>
      <w:ins w:id="220" w:author="RESORT" w:date="2023-08-01T13:20:54Z">
        <w:r>
          <w:rPr>
            <w:lang w:eastAsia="ko-KR"/>
            <w:rFonts w:ascii="바탕체" w:eastAsia="바탕체" w:hAnsi="바탕체" w:cs="바탕체" w:hint="eastAsia"/>
            <w:sz w:val="22"/>
            <w:szCs w:val="22"/>
            <w:rtl w:val="off"/>
          </w:rPr>
          <w:t>에</w:t>
        </w:r>
      </w:ins>
      <w:ins w:id="221" w:author="RESORT" w:date="2023-08-01T13:20:54Z">
        <w:r>
          <w:rPr>
            <w:lang w:eastAsia="ko-KR"/>
            <w:rFonts w:ascii="바탕체" w:eastAsia="바탕체" w:hAnsi="바탕체" w:cs="바탕체" w:hint="eastAsia"/>
            <w:sz w:val="22"/>
            <w:szCs w:val="22"/>
            <w:rtl w:val="off"/>
          </w:rPr>
          <w:t>게</w:t>
        </w:r>
      </w:ins>
      <w:ins w:id="222" w:author="RESORT" w:date="2023-08-01T13:20:56Z">
        <w:r>
          <w:rPr>
            <w:lang w:eastAsia="ko-KR"/>
            <w:rFonts w:ascii="바탕체" w:eastAsia="바탕체" w:hAnsi="바탕체" w:cs="바탕체" w:hint="eastAsia"/>
            <w:sz w:val="22"/>
            <w:szCs w:val="22"/>
            <w:rtl w:val="off"/>
          </w:rPr>
          <w:t xml:space="preserve"> </w:t>
        </w:r>
      </w:ins>
      <w:ins w:id="223" w:author="RESORT" w:date="2023-08-01T13:20:57Z">
        <w:r>
          <w:rPr>
            <w:lang w:eastAsia="ko-KR"/>
            <w:rFonts w:ascii="바탕체" w:eastAsia="바탕체" w:hAnsi="바탕체" w:cs="바탕체" w:hint="eastAsia"/>
            <w:sz w:val="22"/>
            <w:szCs w:val="22"/>
            <w:rtl w:val="off"/>
          </w:rPr>
          <w:t>위</w:t>
        </w:r>
      </w:ins>
      <w:ins w:id="224" w:author="RESORT" w:date="2023-08-01T13:20:58Z">
        <w:r>
          <w:rPr>
            <w:lang w:eastAsia="ko-KR"/>
            <w:rFonts w:ascii="바탕체" w:eastAsia="바탕체" w:hAnsi="바탕체" w:cs="바탕체" w:hint="eastAsia"/>
            <w:sz w:val="22"/>
            <w:szCs w:val="22"/>
            <w:rtl w:val="off"/>
          </w:rPr>
          <w:t>약</w:t>
        </w:r>
      </w:ins>
      <w:ins w:id="225" w:author="RESORT" w:date="2023-08-01T13:20:59Z">
        <w:r>
          <w:rPr>
            <w:lang w:eastAsia="ko-KR"/>
            <w:rFonts w:ascii="바탕체" w:eastAsia="바탕체" w:hAnsi="바탕체" w:cs="바탕체" w:hint="eastAsia"/>
            <w:sz w:val="22"/>
            <w:szCs w:val="22"/>
            <w:rtl w:val="off"/>
          </w:rPr>
          <w:t>금</w:t>
        </w:r>
      </w:ins>
      <w:ins w:id="226" w:author="RESORT" w:date="2023-08-01T13:20:59Z">
        <w:r>
          <w:rPr>
            <w:lang w:eastAsia="ko-KR"/>
            <w:rFonts w:ascii="바탕체" w:eastAsia="바탕체" w:hAnsi="바탕체" w:cs="바탕체" w:hint="eastAsia"/>
            <w:sz w:val="22"/>
            <w:szCs w:val="22"/>
            <w:rtl w:val="off"/>
          </w:rPr>
          <w:t>,</w:t>
        </w:r>
      </w:ins>
      <w:ins w:id="227" w:author="RESORT" w:date="2023-08-01T13:21:00Z">
        <w:r>
          <w:rPr>
            <w:lang w:eastAsia="ko-KR"/>
            <w:rFonts w:ascii="바탕체" w:eastAsia="바탕체" w:hAnsi="바탕체" w:cs="바탕체" w:hint="eastAsia"/>
            <w:sz w:val="22"/>
            <w:szCs w:val="22"/>
            <w:rtl w:val="off"/>
          </w:rPr>
          <w:t xml:space="preserve"> </w:t>
        </w:r>
      </w:ins>
      <w:ins w:id="228" w:author="RESORT" w:date="2023-08-01T13:21:01Z">
        <w:r>
          <w:rPr>
            <w:lang w:eastAsia="ko-KR"/>
            <w:rFonts w:ascii="바탕체" w:eastAsia="바탕체" w:hAnsi="바탕체" w:cs="바탕체" w:hint="eastAsia"/>
            <w:sz w:val="22"/>
            <w:szCs w:val="22"/>
            <w:rtl w:val="off"/>
          </w:rPr>
          <w:t>손</w:t>
        </w:r>
      </w:ins>
      <w:ins w:id="229" w:author="RESORT" w:date="2023-08-01T13:21:02Z">
        <w:r>
          <w:rPr>
            <w:lang w:eastAsia="ko-KR"/>
            <w:rFonts w:ascii="바탕체" w:eastAsia="바탕체" w:hAnsi="바탕체" w:cs="바탕체" w:hint="eastAsia"/>
            <w:sz w:val="22"/>
            <w:szCs w:val="22"/>
            <w:rtl w:val="off"/>
          </w:rPr>
          <w:t>해</w:t>
        </w:r>
      </w:ins>
      <w:ins w:id="230" w:author="RESORT" w:date="2023-08-01T13:21:06Z">
        <w:r>
          <w:rPr>
            <w:lang w:eastAsia="ko-KR"/>
            <w:rFonts w:ascii="바탕체" w:eastAsia="바탕체" w:hAnsi="바탕체" w:cs="바탕체" w:hint="eastAsia"/>
            <w:sz w:val="22"/>
            <w:szCs w:val="22"/>
            <w:rtl w:val="off"/>
          </w:rPr>
          <w:t>배</w:t>
        </w:r>
      </w:ins>
      <w:ins w:id="231" w:author="RESORT" w:date="2023-08-01T13:21:05Z">
        <w:r>
          <w:rPr>
            <w:lang w:eastAsia="ko-KR"/>
            <w:rFonts w:ascii="바탕체" w:eastAsia="바탕체" w:hAnsi="바탕체" w:cs="바탕체" w:hint="eastAsia"/>
            <w:sz w:val="22"/>
            <w:szCs w:val="22"/>
            <w:rtl w:val="off"/>
          </w:rPr>
          <w:t>상</w:t>
        </w:r>
      </w:ins>
      <w:ins w:id="232" w:author="RESORT" w:date="2023-08-01T13:21:07Z">
        <w:r>
          <w:rPr>
            <w:lang w:eastAsia="ko-KR"/>
            <w:rFonts w:ascii="바탕체" w:eastAsia="바탕체" w:hAnsi="바탕체" w:cs="바탕체" w:hint="eastAsia"/>
            <w:sz w:val="22"/>
            <w:szCs w:val="22"/>
            <w:rtl w:val="off"/>
          </w:rPr>
          <w:t>,</w:t>
        </w:r>
      </w:ins>
      <w:ins w:id="233" w:author="RESORT" w:date="2023-08-01T13:21:07Z">
        <w:r>
          <w:rPr>
            <w:lang w:eastAsia="ko-KR"/>
            <w:rFonts w:ascii="바탕체" w:eastAsia="바탕체" w:hAnsi="바탕체" w:cs="바탕체" w:hint="eastAsia"/>
            <w:sz w:val="22"/>
            <w:szCs w:val="22"/>
            <w:rtl w:val="off"/>
          </w:rPr>
          <w:t xml:space="preserve"> </w:t>
        </w:r>
      </w:ins>
      <w:ins w:id="234" w:author="RESORT" w:date="2023-08-01T13:21:08Z">
        <w:r>
          <w:rPr>
            <w:lang w:eastAsia="ko-KR"/>
            <w:rFonts w:ascii="바탕체" w:eastAsia="바탕체" w:hAnsi="바탕체" w:cs="바탕체" w:hint="eastAsia"/>
            <w:sz w:val="22"/>
            <w:szCs w:val="22"/>
            <w:rtl w:val="off"/>
          </w:rPr>
          <w:t>비</w:t>
        </w:r>
      </w:ins>
      <w:ins w:id="235" w:author="RESORT" w:date="2023-08-01T13:21:10Z">
        <w:r>
          <w:rPr>
            <w:lang w:eastAsia="ko-KR"/>
            <w:rFonts w:ascii="바탕체" w:eastAsia="바탕체" w:hAnsi="바탕체" w:cs="바탕체" w:hint="eastAsia"/>
            <w:sz w:val="22"/>
            <w:szCs w:val="22"/>
            <w:rtl w:val="off"/>
          </w:rPr>
          <w:t>용</w:t>
        </w:r>
      </w:ins>
      <w:ins w:id="236" w:author="RESORT" w:date="2023-08-01T13:21:11Z">
        <w:r>
          <w:rPr>
            <w:lang w:eastAsia="ko-KR"/>
            <w:rFonts w:ascii="바탕체" w:eastAsia="바탕체" w:hAnsi="바탕체" w:cs="바탕체" w:hint="eastAsia"/>
            <w:sz w:val="22"/>
            <w:szCs w:val="22"/>
            <w:rtl w:val="off"/>
          </w:rPr>
          <w:t>지</w:t>
        </w:r>
      </w:ins>
      <w:ins w:id="237" w:author="RESORT" w:date="2023-08-01T13:21:11Z">
        <w:r>
          <w:rPr>
            <w:lang w:eastAsia="ko-KR"/>
            <w:rFonts w:ascii="바탕체" w:eastAsia="바탕체" w:hAnsi="바탕체" w:cs="바탕체" w:hint="eastAsia"/>
            <w:sz w:val="22"/>
            <w:szCs w:val="22"/>
            <w:rtl w:val="off"/>
          </w:rPr>
          <w:t>급</w:t>
        </w:r>
      </w:ins>
      <w:ins w:id="238" w:author="RESORT" w:date="2023-08-01T13:21:11Z">
        <w:r>
          <w:rPr>
            <w:lang w:eastAsia="ko-KR"/>
            <w:rFonts w:ascii="바탕체" w:eastAsia="바탕체" w:hAnsi="바탕체" w:cs="바탕체" w:hint="eastAsia"/>
            <w:sz w:val="22"/>
            <w:szCs w:val="22"/>
            <w:rtl w:val="off"/>
          </w:rPr>
          <w:t xml:space="preserve"> </w:t>
        </w:r>
      </w:ins>
      <w:ins w:id="239" w:author="RESORT" w:date="2023-08-01T13:21:12Z">
        <w:r>
          <w:rPr>
            <w:lang w:eastAsia="ko-KR"/>
            <w:rFonts w:ascii="바탕체" w:eastAsia="바탕체" w:hAnsi="바탕체" w:cs="바탕체" w:hint="eastAsia"/>
            <w:sz w:val="22"/>
            <w:szCs w:val="22"/>
            <w:rtl w:val="off"/>
          </w:rPr>
          <w:t>등</w:t>
        </w:r>
      </w:ins>
      <w:ins w:id="240" w:author="RESORT" w:date="2023-08-01T13:23:51Z">
        <w:r>
          <w:rPr>
            <w:lang w:eastAsia="ko-KR"/>
            <w:rFonts w:ascii="바탕체" w:eastAsia="바탕체" w:hAnsi="바탕체" w:cs="바탕체" w:hint="eastAsia"/>
            <w:sz w:val="22"/>
            <w:szCs w:val="22"/>
            <w:rtl w:val="off"/>
          </w:rPr>
          <w:t>의</w:t>
        </w:r>
      </w:ins>
      <w:ins w:id="241" w:author="RESORT" w:date="2023-08-01T13:21:14Z">
        <w:r>
          <w:rPr>
            <w:lang w:eastAsia="ko-KR"/>
            <w:rFonts w:ascii="바탕체" w:eastAsia="바탕체" w:hAnsi="바탕체" w:cs="바탕체" w:hint="eastAsia"/>
            <w:sz w:val="22"/>
            <w:szCs w:val="22"/>
            <w:rtl w:val="off"/>
          </w:rPr>
          <w:t xml:space="preserve"> </w:t>
        </w:r>
      </w:ins>
      <w:ins w:id="242" w:author="RESORT" w:date="2023-08-01T13:21:18Z">
        <w:r>
          <w:rPr>
            <w:lang w:eastAsia="ko-KR"/>
            <w:rFonts w:ascii="바탕체" w:eastAsia="바탕체" w:hAnsi="바탕체" w:cs="바탕체" w:hint="eastAsia"/>
            <w:sz w:val="22"/>
            <w:szCs w:val="22"/>
            <w:rtl w:val="off"/>
          </w:rPr>
          <w:t>의</w:t>
        </w:r>
      </w:ins>
      <w:ins w:id="243" w:author="RESORT" w:date="2023-08-01T13:21:18Z">
        <w:r>
          <w:rPr>
            <w:lang w:eastAsia="ko-KR"/>
            <w:rFonts w:ascii="바탕체" w:eastAsia="바탕체" w:hAnsi="바탕체" w:cs="바탕체" w:hint="eastAsia"/>
            <w:sz w:val="22"/>
            <w:szCs w:val="22"/>
            <w:rtl w:val="off"/>
          </w:rPr>
          <w:t>무</w:t>
        </w:r>
      </w:ins>
      <w:ins w:id="244" w:author="RESORT" w:date="2023-08-01T13:21:18Z">
        <w:r>
          <w:rPr>
            <w:lang w:eastAsia="ko-KR"/>
            <w:rFonts w:ascii="바탕체" w:eastAsia="바탕체" w:hAnsi="바탕체" w:cs="바탕체" w:hint="eastAsia"/>
            <w:sz w:val="22"/>
            <w:szCs w:val="22"/>
            <w:rtl w:val="off"/>
          </w:rPr>
          <w:t>를</w:t>
        </w:r>
      </w:ins>
      <w:ins w:id="245" w:author="RESORT" w:date="2023-08-01T13:21:18Z">
        <w:r>
          <w:rPr>
            <w:lang w:eastAsia="ko-KR"/>
            <w:rFonts w:ascii="바탕체" w:eastAsia="바탕체" w:hAnsi="바탕체" w:cs="바탕체" w:hint="eastAsia"/>
            <w:sz w:val="22"/>
            <w:szCs w:val="22"/>
            <w:rtl w:val="off"/>
          </w:rPr>
          <w:t xml:space="preserve"> </w:t>
        </w:r>
      </w:ins>
      <w:ins w:id="246" w:author="RESORT" w:date="2023-08-01T13:21:25Z">
        <w:r>
          <w:rPr>
            <w:lang w:eastAsia="ko-KR"/>
            <w:rFonts w:ascii="바탕체" w:eastAsia="바탕체" w:hAnsi="바탕체" w:cs="바탕체" w:hint="eastAsia"/>
            <w:sz w:val="22"/>
            <w:szCs w:val="22"/>
            <w:rtl w:val="off"/>
          </w:rPr>
          <w:t>부</w:t>
        </w:r>
      </w:ins>
      <w:ins w:id="247" w:author="RESORT" w:date="2023-08-01T13:21:25Z">
        <w:r>
          <w:rPr>
            <w:lang w:eastAsia="ko-KR"/>
            <w:rFonts w:ascii="바탕체" w:eastAsia="바탕체" w:hAnsi="바탕체" w:cs="바탕체" w:hint="eastAsia"/>
            <w:sz w:val="22"/>
            <w:szCs w:val="22"/>
            <w:rtl w:val="off"/>
          </w:rPr>
          <w:t>담</w:t>
        </w:r>
      </w:ins>
      <w:ins w:id="248" w:author="RESORT" w:date="2023-08-01T13:21:26Z">
        <w:r>
          <w:rPr>
            <w:lang w:eastAsia="ko-KR"/>
            <w:rFonts w:ascii="바탕체" w:eastAsia="바탕체" w:hAnsi="바탕체" w:cs="바탕체" w:hint="eastAsia"/>
            <w:sz w:val="22"/>
            <w:szCs w:val="22"/>
            <w:rtl w:val="off"/>
          </w:rPr>
          <w:t>하</w:t>
        </w:r>
      </w:ins>
      <w:ins w:id="249" w:author="RESORT" w:date="2023-08-01T13:21:26Z">
        <w:r>
          <w:rPr>
            <w:lang w:eastAsia="ko-KR"/>
            <w:rFonts w:ascii="바탕체" w:eastAsia="바탕체" w:hAnsi="바탕체" w:cs="바탕체" w:hint="eastAsia"/>
            <w:sz w:val="22"/>
            <w:szCs w:val="22"/>
            <w:rtl w:val="off"/>
          </w:rPr>
          <w:t>지</w:t>
        </w:r>
      </w:ins>
      <w:ins w:id="250" w:author="RESORT" w:date="2023-08-01T13:21:26Z">
        <w:r>
          <w:rPr>
            <w:lang w:eastAsia="ko-KR"/>
            <w:rFonts w:ascii="바탕체" w:eastAsia="바탕체" w:hAnsi="바탕체" w:cs="바탕체" w:hint="eastAsia"/>
            <w:sz w:val="22"/>
            <w:szCs w:val="22"/>
            <w:rtl w:val="off"/>
          </w:rPr>
          <w:t xml:space="preserve"> </w:t>
        </w:r>
      </w:ins>
      <w:ins w:id="251" w:author="RESORT" w:date="2023-08-01T13:21:27Z">
        <w:r>
          <w:rPr>
            <w:lang w:eastAsia="ko-KR"/>
            <w:rFonts w:ascii="바탕체" w:eastAsia="바탕체" w:hAnsi="바탕체" w:cs="바탕체" w:hint="eastAsia"/>
            <w:sz w:val="22"/>
            <w:szCs w:val="22"/>
            <w:rtl w:val="off"/>
          </w:rPr>
          <w:t>아</w:t>
        </w:r>
      </w:ins>
      <w:ins w:id="252" w:author="RESORT" w:date="2023-08-01T13:21:27Z">
        <w:r>
          <w:rPr>
            <w:lang w:eastAsia="ko-KR"/>
            <w:rFonts w:ascii="바탕체" w:eastAsia="바탕체" w:hAnsi="바탕체" w:cs="바탕체" w:hint="eastAsia"/>
            <w:sz w:val="22"/>
            <w:szCs w:val="22"/>
            <w:rtl w:val="off"/>
          </w:rPr>
          <w:t>니</w:t>
        </w:r>
      </w:ins>
      <w:ins w:id="253" w:author="RESORT" w:date="2023-08-01T13:21:28Z">
        <w:r>
          <w:rPr>
            <w:lang w:eastAsia="ko-KR"/>
            <w:rFonts w:ascii="바탕체" w:eastAsia="바탕체" w:hAnsi="바탕체" w:cs="바탕체" w:hint="eastAsia"/>
            <w:sz w:val="22"/>
            <w:szCs w:val="22"/>
            <w:rtl w:val="off"/>
          </w:rPr>
          <w:t>한</w:t>
        </w:r>
      </w:ins>
      <w:ins w:id="254" w:author="RESORT" w:date="2023-08-01T13:21:29Z">
        <w:r>
          <w:rPr>
            <w:lang w:eastAsia="ko-KR"/>
            <w:rFonts w:ascii="바탕체" w:eastAsia="바탕체" w:hAnsi="바탕체" w:cs="바탕체" w:hint="eastAsia"/>
            <w:sz w:val="22"/>
            <w:szCs w:val="22"/>
            <w:rtl w:val="off"/>
          </w:rPr>
          <w:t>다</w:t>
        </w:r>
      </w:ins>
      <w:ins w:id="255" w:author="RESORT" w:date="2023-08-01T13:21:29Z">
        <w:r>
          <w:rPr>
            <w:lang w:eastAsia="ko-KR"/>
            <w:rFonts w:ascii="바탕체" w:eastAsia="바탕체" w:hAnsi="바탕체" w:cs="바탕체" w:hint="eastAsia"/>
            <w:sz w:val="22"/>
            <w:szCs w:val="22"/>
            <w:rtl w:val="off"/>
          </w:rPr>
          <w:t>.</w:t>
        </w:r>
      </w:ins>
      <w:ins w:id="256" w:author="RESORT" w:date="2023-08-01T13:20:42Z">
        <w:r>
          <w:rPr>
            <w:lang w:eastAsia="ko-KR"/>
            <w:rFonts w:ascii="바탕체" w:eastAsia="바탕체" w:hAnsi="바탕체" w:cs="바탕체" w:hint="eastAsia"/>
            <w:sz w:val="22"/>
            <w:szCs w:val="22"/>
            <w:rtl w:val="off"/>
          </w:rPr>
          <w:t xml:space="preserve"> </w:t>
        </w:r>
      </w:ins>
    </w:p>
    <w:p>
      <w:pPr>
        <w:ind w:right="118"/>
        <w:numPr>
          <w:ilvl w:val="0"/>
          <w:numId w:val="8"/>
        </w:numPr>
        <w:rPr>
          <w:rFonts w:ascii="바탕체" w:eastAsia="바탕체" w:hAnsi="바탕체" w:cs="바탕체"/>
          <w:sz w:val="22"/>
          <w:szCs w:val="22"/>
        </w:rPr>
      </w:pPr>
      <w:r>
        <w:rPr>
          <w:rFonts w:ascii="바탕체" w:eastAsia="바탕체" w:hAnsi="바탕체" w:cs="바탕체"/>
          <w:sz w:val="22"/>
          <w:szCs w:val="22"/>
        </w:rPr>
        <w:t xml:space="preserve">“본 계약”이 </w:t>
      </w:r>
      <w:commentRangeStart w:id="9"/>
      <w:ins w:id="257" w:author="RESORT" w:date="2023-08-01T13:25:55Z">
        <w:r>
          <w:rPr>
            <w:lang w:eastAsia="ko-KR"/>
            <w:rFonts w:ascii="바탕체" w:eastAsia="바탕체" w:hAnsi="바탕체" w:cs="바탕체"/>
            <w:color w:val="FF0000"/>
            <w:sz w:val="22"/>
            <w:szCs w:val="22"/>
            <w:rtl w:val="off"/>
          </w:rPr>
          <w:t>“</w:t>
        </w:r>
      </w:ins>
      <w:ins w:id="258" w:author="RESORT" w:date="2023-08-01T13:25:57Z">
        <w:r>
          <w:rPr>
            <w:lang w:eastAsia="ko-KR"/>
            <w:rFonts w:ascii="바탕체" w:eastAsia="바탕체" w:hAnsi="바탕체" w:cs="바탕체"/>
            <w:color w:val="FF0000"/>
            <w:sz w:val="22"/>
            <w:szCs w:val="22"/>
            <w:rtl w:val="off"/>
          </w:rPr>
          <w:t>을</w:t>
        </w:r>
      </w:ins>
      <w:ins w:id="259" w:author="RESORT" w:date="2023-08-01T13:25:57Z">
        <w:r>
          <w:rPr>
            <w:lang w:eastAsia="ko-KR"/>
            <w:rFonts w:ascii="바탕체" w:eastAsia="바탕체" w:hAnsi="바탕체" w:cs="바탕체"/>
            <w:color w:val="FF0000"/>
            <w:sz w:val="22"/>
            <w:szCs w:val="22"/>
            <w:rtl w:val="off"/>
          </w:rPr>
          <w:t>”</w:t>
        </w:r>
      </w:ins>
      <w:ins w:id="260" w:author="RESORT" w:date="2023-08-01T13:25:58Z">
        <w:r>
          <w:rPr>
            <w:lang w:eastAsia="ko-KR"/>
            <w:rFonts w:ascii="바탕체" w:eastAsia="바탕체" w:hAnsi="바탕체" w:cs="바탕체"/>
            <w:color w:val="FF0000"/>
            <w:sz w:val="22"/>
            <w:szCs w:val="22"/>
            <w:rtl w:val="off"/>
          </w:rPr>
          <w:t>의</w:t>
        </w:r>
      </w:ins>
      <w:ins w:id="261" w:author="RESORT" w:date="2023-08-01T13:25:58Z">
        <w:r>
          <w:rPr>
            <w:lang w:eastAsia="ko-KR"/>
            <w:rFonts w:ascii="바탕체" w:eastAsia="바탕체" w:hAnsi="바탕체" w:cs="바탕체"/>
            <w:color w:val="FF0000"/>
            <w:sz w:val="22"/>
            <w:szCs w:val="22"/>
            <w:rtl w:val="off"/>
          </w:rPr>
          <w:t xml:space="preserve"> </w:t>
        </w:r>
      </w:ins>
      <w:ins w:id="262" w:author="RESORT" w:date="2023-08-01T13:25:59Z">
        <w:r>
          <w:rPr>
            <w:lang w:eastAsia="ko-KR"/>
            <w:rFonts w:ascii="바탕체" w:eastAsia="바탕체" w:hAnsi="바탕체" w:cs="바탕체"/>
            <w:color w:val="FF0000"/>
            <w:sz w:val="22"/>
            <w:szCs w:val="22"/>
            <w:rtl w:val="off"/>
          </w:rPr>
          <w:t>귀</w:t>
        </w:r>
      </w:ins>
      <w:ins w:id="263" w:author="RESORT" w:date="2023-08-01T13:26:01Z">
        <w:r>
          <w:rPr>
            <w:lang w:eastAsia="ko-KR"/>
            <w:rFonts w:ascii="바탕체" w:eastAsia="바탕체" w:hAnsi="바탕체" w:cs="바탕체"/>
            <w:color w:val="FF0000"/>
            <w:sz w:val="22"/>
            <w:szCs w:val="22"/>
            <w:rtl w:val="off"/>
          </w:rPr>
          <w:t>책</w:t>
        </w:r>
      </w:ins>
      <w:ins w:id="264" w:author="RESORT" w:date="2023-08-01T13:26:01Z">
        <w:r>
          <w:rPr>
            <w:lang w:eastAsia="ko-KR"/>
            <w:rFonts w:ascii="바탕체" w:eastAsia="바탕체" w:hAnsi="바탕체" w:cs="바탕체"/>
            <w:color w:val="FF0000"/>
            <w:sz w:val="22"/>
            <w:szCs w:val="22"/>
            <w:rtl w:val="off"/>
          </w:rPr>
          <w:t>사</w:t>
        </w:r>
      </w:ins>
      <w:ins w:id="265" w:author="RESORT" w:date="2023-08-01T13:26:01Z">
        <w:r>
          <w:rPr>
            <w:lang w:eastAsia="ko-KR"/>
            <w:rFonts w:ascii="바탕체" w:eastAsia="바탕체" w:hAnsi="바탕체" w:cs="바탕체"/>
            <w:color w:val="FF0000"/>
            <w:sz w:val="22"/>
            <w:szCs w:val="22"/>
            <w:rtl w:val="off"/>
          </w:rPr>
          <w:t>유</w:t>
        </w:r>
      </w:ins>
      <w:ins w:id="266" w:author="RESORT" w:date="2023-08-01T13:26:03Z">
        <w:r>
          <w:rPr>
            <w:lang w:eastAsia="ko-KR"/>
            <w:rFonts w:ascii="바탕체" w:eastAsia="바탕체" w:hAnsi="바탕체" w:cs="바탕체"/>
            <w:color w:val="FF0000"/>
            <w:sz w:val="22"/>
            <w:szCs w:val="22"/>
            <w:rtl w:val="off"/>
          </w:rPr>
          <w:t>가</w:t>
        </w:r>
      </w:ins>
      <w:ins w:id="267" w:author="RESORT" w:date="2023-08-01T13:26:04Z">
        <w:r>
          <w:rPr>
            <w:lang w:eastAsia="ko-KR"/>
            <w:rFonts w:ascii="바탕체" w:eastAsia="바탕체" w:hAnsi="바탕체" w:cs="바탕체"/>
            <w:color w:val="FF0000"/>
            <w:sz w:val="22"/>
            <w:szCs w:val="22"/>
            <w:rtl w:val="off"/>
          </w:rPr>
          <w:t xml:space="preserve"> </w:t>
        </w:r>
      </w:ins>
      <w:ins w:id="268" w:author="RESORT" w:date="2023-08-01T13:26:05Z">
        <w:r>
          <w:rPr>
            <w:lang w:eastAsia="ko-KR"/>
            <w:rFonts w:ascii="바탕체" w:eastAsia="바탕체" w:hAnsi="바탕체" w:cs="바탕체"/>
            <w:color w:val="FF0000"/>
            <w:sz w:val="22"/>
            <w:szCs w:val="22"/>
            <w:rtl w:val="off"/>
          </w:rPr>
          <w:t>아</w:t>
        </w:r>
      </w:ins>
      <w:ins w:id="269" w:author="RESORT" w:date="2023-08-01T13:26:06Z">
        <w:r>
          <w:rPr>
            <w:lang w:eastAsia="ko-KR"/>
            <w:rFonts w:ascii="바탕체" w:eastAsia="바탕체" w:hAnsi="바탕체" w:cs="바탕체"/>
            <w:color w:val="FF0000"/>
            <w:sz w:val="22"/>
            <w:szCs w:val="22"/>
            <w:rtl w:val="off"/>
          </w:rPr>
          <w:t>닌</w:t>
        </w:r>
      </w:ins>
      <w:ins w:id="270" w:author="RESORT" w:date="2023-08-01T13:26:06Z">
        <w:r>
          <w:rPr>
            <w:lang w:eastAsia="ko-KR"/>
            <w:rFonts w:ascii="바탕체" w:eastAsia="바탕체" w:hAnsi="바탕체" w:cs="바탕체"/>
            <w:color w:val="FF0000"/>
            <w:sz w:val="22"/>
            <w:szCs w:val="22"/>
            <w:rtl w:val="off"/>
          </w:rPr>
          <w:t xml:space="preserve"> </w:t>
        </w:r>
      </w:ins>
      <w:ins w:id="271" w:author="RESORT" w:date="2023-08-01T13:26:07Z">
        <w:r>
          <w:rPr>
            <w:lang w:eastAsia="ko-KR"/>
            <w:rFonts w:ascii="바탕체" w:eastAsia="바탕체" w:hAnsi="바탕체" w:cs="바탕체"/>
            <w:color w:val="FF0000"/>
            <w:sz w:val="22"/>
            <w:szCs w:val="22"/>
            <w:rtl w:val="off"/>
          </w:rPr>
          <w:t>사</w:t>
        </w:r>
      </w:ins>
      <w:ins w:id="272" w:author="RESORT" w:date="2023-08-01T13:26:08Z">
        <w:r>
          <w:rPr>
            <w:lang w:eastAsia="ko-KR"/>
            <w:rFonts w:ascii="바탕체" w:eastAsia="바탕체" w:hAnsi="바탕체" w:cs="바탕체"/>
            <w:color w:val="FF0000"/>
            <w:sz w:val="22"/>
            <w:szCs w:val="22"/>
            <w:rtl w:val="off"/>
          </w:rPr>
          <w:t>정</w:t>
        </w:r>
      </w:ins>
      <w:ins w:id="273" w:author="RESORT" w:date="2023-08-01T13:26:08Z">
        <w:r>
          <w:rPr>
            <w:lang w:eastAsia="ko-KR"/>
            <w:rFonts w:ascii="바탕체" w:eastAsia="바탕체" w:hAnsi="바탕체" w:cs="바탕체"/>
            <w:color w:val="FF0000"/>
            <w:sz w:val="22"/>
            <w:szCs w:val="22"/>
            <w:rtl w:val="off"/>
          </w:rPr>
          <w:t>으</w:t>
        </w:r>
      </w:ins>
      <w:ins w:id="274" w:author="RESORT" w:date="2023-08-01T13:26:08Z">
        <w:r>
          <w:rPr>
            <w:lang w:eastAsia="ko-KR"/>
            <w:rFonts w:ascii="바탕체" w:eastAsia="바탕체" w:hAnsi="바탕체" w:cs="바탕체"/>
            <w:color w:val="FF0000"/>
            <w:sz w:val="22"/>
            <w:szCs w:val="22"/>
            <w:rtl w:val="off"/>
          </w:rPr>
          <w:t>로</w:t>
        </w:r>
      </w:ins>
      <w:commentRangeEnd w:id="9"/>
      <w:ins w:id="275" w:author="RESORT" w:date="2023-08-01T13:26:19Z">
        <w:r>
          <w:rPr>
            <w:lang w:eastAsia="ko-KR"/>
            <w:rFonts w:ascii="바탕체" w:eastAsia="바탕체" w:hAnsi="바탕체" w:cs="바탕체"/>
            <w:color w:val="FF0000"/>
            <w:sz w:val="22"/>
            <w:szCs w:val="22"/>
            <w:rtl w:val="off"/>
          </w:rPr>
          <w:commentReference w:id="9"/>
        </w:r>
      </w:ins>
      <w:ins w:id="276" w:author="RESORT" w:date="2023-08-01T13:26:08Z">
        <w:r>
          <w:rPr>
            <w:lang w:eastAsia="ko-KR"/>
            <w:rFonts w:ascii="바탕체" w:eastAsia="바탕체" w:hAnsi="바탕체" w:cs="바탕체"/>
            <w:color w:val="FF0000"/>
            <w:sz w:val="22"/>
            <w:szCs w:val="22"/>
            <w:rtl w:val="off"/>
          </w:rPr>
          <w:t xml:space="preserve"> </w:t>
        </w:r>
      </w:ins>
      <w:r>
        <w:rPr>
          <w:rFonts w:ascii="바탕체" w:eastAsia="바탕체" w:hAnsi="바탕체" w:cs="바탕체"/>
          <w:sz w:val="22"/>
          <w:szCs w:val="22"/>
        </w:rPr>
        <w:t xml:space="preserve">해지된 경우, “갑”은 “을”에게 실비(교통, 인건비 등 </w:t>
      </w:r>
      <w:r>
        <w:rPr>
          <w:rFonts w:ascii="바탕체" w:eastAsia="바탕체" w:hAnsi="바탕체" w:cs="바탕체"/>
          <w:sz w:val="22"/>
          <w:szCs w:val="22"/>
        </w:rPr>
        <w:t>투입시간과</w:t>
      </w:r>
      <w:r>
        <w:rPr>
          <w:rFonts w:ascii="바탕체" w:eastAsia="바탕체" w:hAnsi="바탕체" w:cs="바탕체"/>
          <w:sz w:val="22"/>
          <w:szCs w:val="22"/>
        </w:rPr>
        <w:t xml:space="preserve"> 인력에 대한 </w:t>
      </w:r>
      <w:r>
        <w:rPr>
          <w:rFonts w:ascii="바탕체" w:eastAsia="바탕체" w:hAnsi="바탕체" w:cs="바탕체"/>
          <w:sz w:val="22"/>
          <w:szCs w:val="22"/>
        </w:rPr>
        <w:t>적정비용</w:t>
      </w:r>
      <w:r>
        <w:rPr>
          <w:rFonts w:ascii="바탕체" w:eastAsia="바탕체" w:hAnsi="바탕체" w:cs="바탕체"/>
          <w:sz w:val="22"/>
          <w:szCs w:val="22"/>
        </w:rPr>
        <w:t>)를 정산하여 지급하기로 한다.</w:t>
      </w:r>
    </w:p>
    <w:p>
      <w:pPr>
        <w:rPr>
          <w:rFonts w:ascii="바탕체" w:eastAsia="바탕체" w:hAnsi="바탕체" w:cs="바탕체"/>
          <w:sz w:val="22"/>
          <w:szCs w:val="22"/>
        </w:rPr>
      </w:pPr>
    </w:p>
    <w:p>
      <w:pPr>
        <w:ind w:left="760" w:right="118" w:hanging="357"/>
        <w:numPr>
          <w:ilvl w:val="0"/>
          <w:numId w:val="8"/>
        </w:numPr>
        <w:rPr>
          <w:rFonts w:ascii="바탕체" w:eastAsia="바탕체" w:hAnsi="바탕체" w:cs="바탕체"/>
          <w:sz w:val="22"/>
          <w:szCs w:val="22"/>
        </w:rPr>
      </w:pPr>
      <w:r>
        <w:rPr>
          <w:rFonts w:ascii="바탕체" w:eastAsia="바탕체" w:hAnsi="바탕체" w:cs="바탕체"/>
          <w:sz w:val="22"/>
          <w:szCs w:val="22"/>
        </w:rPr>
        <w:t xml:space="preserve">“갑”과 “을”은 </w:t>
      </w:r>
      <w:r>
        <w:rPr>
          <w:rFonts w:ascii="바탕체" w:eastAsia="바탕체" w:hAnsi="바탕체" w:cs="바탕체"/>
          <w:sz w:val="22"/>
          <w:szCs w:val="22"/>
        </w:rPr>
        <w:t>본조에서</w:t>
      </w:r>
      <w:r>
        <w:rPr>
          <w:rFonts w:ascii="바탕체" w:eastAsia="바탕체" w:hAnsi="바탕체" w:cs="바탕체"/>
          <w:sz w:val="22"/>
          <w:szCs w:val="22"/>
        </w:rPr>
        <w:t xml:space="preserve"> 정한 사유 외의 사유로는 “본 계약”을 해지할 수 없고, “본 계약”의 해지는 일방 당사자의 </w:t>
      </w:r>
      <w:r>
        <w:rPr>
          <w:rFonts w:ascii="바탕체" w:eastAsia="바탕체" w:hAnsi="바탕체" w:cs="바탕체"/>
          <w:color w:val="FF0000"/>
          <w:sz w:val="22"/>
          <w:szCs w:val="22"/>
        </w:rPr>
        <w:t>위약</w:t>
      </w:r>
      <w:ins w:id="277" w:author="RESORT" w:date="2023-08-01T12:53:46Z">
        <w:r>
          <w:rPr>
            <w:lang w:eastAsia="ko-KR"/>
            <w:rFonts w:ascii="바탕체" w:eastAsia="바탕체" w:hAnsi="바탕체" w:cs="바탕체"/>
            <w:color w:val="FF0000"/>
            <w:sz w:val="22"/>
            <w:szCs w:val="22"/>
            <w:rtl w:val="off"/>
          </w:rPr>
          <w:t>금</w:t>
        </w:r>
      </w:ins>
      <w:del w:id="278" w:author="RESORT" w:date="2023-08-01T12:53:46Z">
        <w:r>
          <w:rPr>
            <w:rFonts w:ascii="바탕체" w:eastAsia="바탕체" w:hAnsi="바탕체" w:cs="바탕체"/>
            <w:color w:val="FF0000"/>
            <w:sz w:val="22"/>
            <w:szCs w:val="22"/>
          </w:rPr>
          <w:delText>벌</w:delText>
        </w:r>
      </w:del>
      <w:r>
        <w:rPr>
          <w:rFonts w:ascii="바탕체" w:eastAsia="바탕체" w:hAnsi="바탕체" w:cs="바탕체"/>
          <w:sz w:val="22"/>
          <w:szCs w:val="22"/>
        </w:rPr>
        <w:t>청구</w:t>
      </w:r>
      <w:r>
        <w:rPr>
          <w:rFonts w:ascii="바탕체" w:eastAsia="바탕체" w:hAnsi="바탕체" w:cs="바탕체"/>
          <w:sz w:val="22"/>
          <w:szCs w:val="22"/>
        </w:rPr>
        <w:t>, 손해배상청구 등에 영향을 미치지 아니한다.</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제10조 (손해배상)</w:t>
      </w:r>
    </w:p>
    <w:p>
      <w:pPr>
        <w:ind w:right="118"/>
        <w:pBdr>
          <w:between w:val="nil"/>
          <w:top w:val="nil"/>
          <w:left w:val="nil"/>
          <w:bottom w:val="nil"/>
          <w:right w:val="nil"/>
        </w:pBdr>
        <w:numPr>
          <w:ilvl w:val="0"/>
          <w:numId w:val="9"/>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당사자 일방의 귀책사유로 상대방에게 손해를 끼친 경우 귀책당사자는 해당 손해를 배상할 책임이 있다. 단, 금융주선업무의 특성 등을 감안하여 “을"은 "본건 </w:t>
      </w:r>
      <w:r>
        <w:rPr>
          <w:rFonts w:ascii="바탕체" w:eastAsia="바탕체" w:hAnsi="바탕체" w:cs="바탕체"/>
          <w:color w:val="000000"/>
          <w:sz w:val="22"/>
          <w:szCs w:val="22"/>
        </w:rPr>
        <w:t>금융주선</w:t>
      </w:r>
      <w:r>
        <w:rPr>
          <w:rFonts w:ascii="바탕체" w:eastAsia="바탕체" w:hAnsi="바탕체" w:cs="바탕체"/>
          <w:color w:val="000000"/>
          <w:sz w:val="22"/>
          <w:szCs w:val="22"/>
        </w:rPr>
        <w:t>"을 수행함에 있어서 고의 또는 중대한 과실이 있는 경우를 제외하고는 "갑"에 대하여 손해배상책임을 지지 아니한다.</w:t>
      </w:r>
    </w:p>
    <w:p>
      <w:pPr>
        <w:ind w:right="118"/>
        <w:rPr>
          <w:rFonts w:ascii="바탕체" w:eastAsia="바탕체" w:hAnsi="바탕체" w:cs="바탕체"/>
          <w:sz w:val="22"/>
          <w:szCs w:val="22"/>
        </w:rPr>
      </w:pPr>
    </w:p>
    <w:p>
      <w:pPr>
        <w:ind w:right="118"/>
        <w:pBdr>
          <w:between w:val="nil"/>
          <w:top w:val="nil"/>
          <w:left w:val="nil"/>
          <w:bottom w:val="nil"/>
          <w:right w:val="nil"/>
        </w:pBdr>
        <w:numPr>
          <w:ilvl w:val="0"/>
          <w:numId w:val="9"/>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 본 계약에 의한 "을"의 "갑"에 대한 손해배상책임은 "을"이 "갑"</w:t>
      </w:r>
      <w:r>
        <w:rPr>
          <w:rFonts w:ascii="바탕체" w:eastAsia="바탕체" w:hAnsi="바탕체" w:cs="바탕체"/>
          <w:color w:val="000000"/>
          <w:sz w:val="22"/>
          <w:szCs w:val="22"/>
        </w:rPr>
        <w:t>으로부터</w:t>
      </w:r>
      <w:r>
        <w:rPr>
          <w:rFonts w:ascii="바탕체" w:eastAsia="바탕체" w:hAnsi="바탕체" w:cs="바탕체"/>
          <w:color w:val="000000"/>
          <w:sz w:val="22"/>
          <w:szCs w:val="22"/>
        </w:rPr>
        <w:t xml:space="preserve"> 실제로 금융주선수수료를 지급받은 경우에 한하여 인정되며, </w:t>
      </w:r>
      <w:commentRangeStart w:id="10"/>
      <w:r>
        <w:rPr>
          <w:rFonts w:ascii="바탕체" w:eastAsia="바탕체" w:hAnsi="바탕체" w:cs="바탕체"/>
          <w:strike w:val="off"/>
          <w:sz w:val="22"/>
          <w:szCs w:val="22"/>
          <w:rPrChange w:id="279" w:author="RESORT" w:date="2023-08-01T12:55:02Z">
            <w:rPr>
              <w:rFonts w:ascii="바탕체" w:eastAsia="바탕체" w:hAnsi="바탕체" w:cs="바탕체"/>
              <w:strike/>
              <w:color w:val="FF0000"/>
              <w:sz w:val="22"/>
              <w:szCs w:val="22"/>
            </w:rPr>
          </w:rPrChange>
        </w:rPr>
        <w:t>손해배상액 최고 한도는 “을”이 지급받은 금융주선수수료 총액으로 한다.</w:t>
      </w:r>
      <w:commentRangeEnd w:id="10"/>
      <w:ins w:id="280" w:author="RESORT" w:date="2023-08-01T12:55:13Z">
        <w:r>
          <w:rPr>
            <w:rFonts w:ascii="바탕체" w:eastAsia="바탕체" w:hAnsi="바탕체" w:cs="바탕체"/>
            <w:color w:val="000000"/>
            <w:sz w:val="22"/>
            <w:szCs w:val="22"/>
          </w:rPr>
          <w:commentReference w:id="10"/>
        </w:r>
      </w:ins>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9"/>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“갑”은 본 계약에 따른 "을"의 "본건 </w:t>
      </w:r>
      <w:r>
        <w:rPr>
          <w:rFonts w:ascii="바탕체" w:eastAsia="바탕체" w:hAnsi="바탕체" w:cs="바탕체"/>
          <w:color w:val="000000"/>
          <w:sz w:val="22"/>
          <w:szCs w:val="22"/>
        </w:rPr>
        <w:t>금융주선</w:t>
      </w:r>
      <w:r>
        <w:rPr>
          <w:rFonts w:ascii="바탕체" w:eastAsia="바탕체" w:hAnsi="바탕체" w:cs="바탕체"/>
          <w:color w:val="000000"/>
          <w:sz w:val="22"/>
          <w:szCs w:val="22"/>
        </w:rPr>
        <w:t xml:space="preserve"> 등"과 관련하여 발생하는 제3자로부터의 손해배상청구 기타 이와 유사한 일체의 배상청구로부터 "을", "을"의 임원 및 종업원 등을 면책시키기로 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제11조 (</w:t>
      </w:r>
      <w:r>
        <w:rPr>
          <w:rFonts w:ascii="바탕체" w:eastAsia="바탕체" w:hAnsi="바탕체" w:cs="바탕체"/>
          <w:b/>
          <w:sz w:val="22"/>
          <w:szCs w:val="22"/>
        </w:rPr>
        <w:t>지연손해금</w:t>
      </w:r>
      <w:r>
        <w:rPr>
          <w:rFonts w:ascii="바탕체" w:eastAsia="바탕체" w:hAnsi="바탕체" w:cs="바탕체"/>
          <w:b/>
          <w:sz w:val="22"/>
          <w:szCs w:val="22"/>
        </w:rPr>
        <w:t>)</w:t>
      </w:r>
    </w:p>
    <w:p>
      <w:pPr>
        <w:ind w:right="118"/>
        <w:rPr>
          <w:rFonts w:ascii="바탕체" w:eastAsia="바탕체" w:hAnsi="바탕체" w:cs="바탕체"/>
          <w:sz w:val="22"/>
          <w:szCs w:val="22"/>
        </w:rPr>
      </w:pPr>
      <w:r>
        <w:rPr>
          <w:rFonts w:ascii="바탕체" w:eastAsia="바탕체" w:hAnsi="바탕체" w:cs="바탕체"/>
          <w:sz w:val="22"/>
          <w:szCs w:val="22"/>
        </w:rPr>
        <w:t xml:space="preserve">“갑” 또는 “을”이 예정된 지급기일까지 “본 계약”에 따른 금전지급의무(금융주선수수료, </w:t>
      </w:r>
      <w:r>
        <w:rPr>
          <w:rFonts w:ascii="바탕체" w:eastAsia="바탕체" w:hAnsi="바탕체" w:cs="바탕체"/>
          <w:color w:val="FF0000"/>
          <w:sz w:val="22"/>
          <w:szCs w:val="22"/>
        </w:rPr>
        <w:t>위약</w:t>
      </w:r>
      <w:ins w:id="281" w:author="RESORT" w:date="2023-08-01T12:56:27Z">
        <w:r>
          <w:rPr>
            <w:lang w:eastAsia="ko-KR"/>
            <w:rFonts w:ascii="바탕체" w:eastAsia="바탕체" w:hAnsi="바탕체" w:cs="바탕체"/>
            <w:color w:val="FF0000"/>
            <w:sz w:val="22"/>
            <w:szCs w:val="22"/>
            <w:rtl w:val="off"/>
          </w:rPr>
          <w:t>금</w:t>
        </w:r>
      </w:ins>
      <w:del w:id="282" w:author="RESORT" w:date="2023-08-01T12:56:27Z">
        <w:r>
          <w:rPr>
            <w:rFonts w:ascii="바탕체" w:eastAsia="바탕체" w:hAnsi="바탕체" w:cs="바탕체"/>
            <w:color w:val="FF0000"/>
            <w:sz w:val="22"/>
            <w:szCs w:val="22"/>
          </w:rPr>
          <w:delText>벌</w:delText>
        </w:r>
      </w:del>
      <w:r>
        <w:rPr>
          <w:rFonts w:ascii="바탕체" w:eastAsia="바탕체" w:hAnsi="바탕체" w:cs="바탕체"/>
          <w:sz w:val="22"/>
          <w:szCs w:val="22"/>
        </w:rPr>
        <w:t xml:space="preserve">, 손해배상금 등을 모두 포함하며, 이에 한정하지 아니함)의 전부 또는 일부를 이행하지 아니한 때에는 해당 지급기일의 익일부터 실제 지급일까지의 기간 동안 미지급된 금액에 대하여 </w:t>
      </w:r>
      <w:r>
        <w:rPr>
          <w:rFonts w:ascii="바탕체" w:eastAsia="바탕체" w:hAnsi="바탕체" w:cs="바탕체"/>
          <w:color w:val="FF0000"/>
          <w:sz w:val="22"/>
          <w:szCs w:val="22"/>
        </w:rPr>
        <w:t>연 19%</w:t>
      </w:r>
      <w:r>
        <w:rPr>
          <w:rFonts w:ascii="바탕체" w:eastAsia="바탕체" w:hAnsi="바탕체" w:cs="바탕체"/>
          <w:sz w:val="22"/>
          <w:szCs w:val="22"/>
        </w:rPr>
        <w:t>의 지연손해금을 가산하여 지급하여야 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제12조 (면책)</w:t>
      </w:r>
    </w:p>
    <w:p>
      <w:pPr>
        <w:ind w:right="118"/>
        <w:rPr>
          <w:rFonts w:ascii="바탕체" w:eastAsia="바탕체" w:hAnsi="바탕체" w:cs="바탕체"/>
          <w:sz w:val="22"/>
          <w:szCs w:val="22"/>
        </w:rPr>
      </w:pPr>
      <w:r>
        <w:rPr>
          <w:rFonts w:ascii="바탕체" w:eastAsia="바탕체" w:hAnsi="바탕체" w:cs="바탕체"/>
          <w:sz w:val="22"/>
          <w:szCs w:val="22"/>
        </w:rPr>
        <w:t xml:space="preserve">금융상품의 취득, 처분 등 본건 </w:t>
      </w:r>
      <w:r>
        <w:rPr>
          <w:rFonts w:ascii="바탕체" w:eastAsia="바탕체" w:hAnsi="바탕체" w:cs="바탕체"/>
          <w:sz w:val="22"/>
          <w:szCs w:val="22"/>
        </w:rPr>
        <w:t>금융주선과</w:t>
      </w:r>
      <w:r>
        <w:rPr>
          <w:rFonts w:ascii="바탕체" w:eastAsia="바탕체" w:hAnsi="바탕체" w:cs="바탕체"/>
          <w:sz w:val="22"/>
          <w:szCs w:val="22"/>
        </w:rPr>
        <w:t xml:space="preserve"> 관련된 모든 최종적인 의사결정은 “갑”의 책임으로 “갑”이 결정하며, "갑"의 결정으로 인해 발생하는 손실 등을 포함한 모든 결과에 대한 책임은 “갑”에게 귀속된다.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제13조 (자료의 제공 및 저작권 등)</w:t>
      </w:r>
    </w:p>
    <w:p>
      <w:pPr>
        <w:ind w:right="118"/>
        <w:pBdr>
          <w:between w:val="nil"/>
          <w:top w:val="nil"/>
          <w:left w:val="nil"/>
          <w:bottom w:val="nil"/>
          <w:right w:val="nil"/>
        </w:pBdr>
        <w:numPr>
          <w:ilvl w:val="0"/>
          <w:numId w:val="10"/>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“갑”은 “을”의 </w:t>
      </w:r>
      <w:r>
        <w:rPr>
          <w:rFonts w:ascii="바탕체" w:eastAsia="바탕체" w:hAnsi="바탕체" w:cs="바탕체"/>
          <w:color w:val="000000"/>
          <w:sz w:val="22"/>
          <w:szCs w:val="22"/>
        </w:rPr>
        <w:t>금융주선</w:t>
      </w:r>
      <w:r>
        <w:rPr>
          <w:rFonts w:ascii="바탕체" w:eastAsia="바탕체" w:hAnsi="바탕체" w:cs="바탕체"/>
          <w:color w:val="000000"/>
          <w:sz w:val="22"/>
          <w:szCs w:val="22"/>
        </w:rPr>
        <w:t xml:space="preserve"> 업무 수행을 위하여 “갑”이 보관하는 자료에 대해 “을”이 요청하는 경우 이를 지체 없이 제공하여야 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0"/>
        </w:numPr>
        <w:rPr>
          <w:rFonts w:ascii="바탕체" w:eastAsia="바탕체" w:hAnsi="바탕체" w:cs="바탕체"/>
          <w:color w:val="000000"/>
          <w:sz w:val="22"/>
          <w:szCs w:val="22"/>
        </w:rPr>
      </w:pPr>
      <w:r>
        <w:rPr>
          <w:rFonts w:ascii="바탕체" w:eastAsia="바탕체" w:hAnsi="바탕체" w:cs="바탕체"/>
          <w:color w:val="000000"/>
          <w:sz w:val="22"/>
          <w:szCs w:val="22"/>
        </w:rPr>
        <w:t>“을”이 본건 사업 관련 금융주선업무의 수행의 결과로서 작성하여 “갑”에게 제공한 문서는 “을”의 동의 없이 “갑”이 제3자에게 제출 또는 제공하여서는 아니된다.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0"/>
        </w:numPr>
        <w:rPr>
          <w:rFonts w:ascii="바탕체" w:eastAsia="바탕체" w:hAnsi="바탕체" w:cs="바탕체"/>
          <w:color w:val="000000"/>
          <w:sz w:val="22"/>
          <w:szCs w:val="22"/>
        </w:rPr>
      </w:pPr>
      <w:r>
        <w:rPr>
          <w:rFonts w:ascii="바탕체" w:eastAsia="바탕체" w:hAnsi="바탕체" w:cs="바탕체"/>
          <w:color w:val="000000"/>
          <w:sz w:val="22"/>
          <w:szCs w:val="22"/>
        </w:rPr>
        <w:t>“갑”은 “을”에게 제공되는 위 자료에 대하여 어떠한 경우에도 타인의 저작권, 저작인접권 기타 권리를 침해한 사실이 없음을 확인, 보장한다. “갑”은 “갑”이 제공한 자료와 관련하여 “을” 또는 “을”의 임직원에 대하여 제3자로부터 권리 침해 등을 이유로 손해배상 기타 민형사상 이의가 제기되는 경우 “을” 또는 “을”의 임직원이 면책될 수 있도록 필요한 제반 조치를 취한다.</w:t>
      </w:r>
    </w:p>
    <w:p>
      <w:pPr>
        <w:ind w:left="312" w:right="118" w:hanging="312"/>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제14조 (관할의 합의 등)</w:t>
      </w:r>
    </w:p>
    <w:p>
      <w:pPr>
        <w:ind w:right="118"/>
        <w:pBdr>
          <w:between w:val="nil"/>
          <w:top w:val="nil"/>
          <w:left w:val="nil"/>
          <w:bottom w:val="nil"/>
          <w:right w:val="nil"/>
        </w:pBdr>
        <w:numPr>
          <w:ilvl w:val="0"/>
          <w:numId w:val="11"/>
        </w:numPr>
        <w:rPr>
          <w:rFonts w:ascii="바탕체" w:eastAsia="바탕체" w:hAnsi="바탕체" w:cs="바탕체"/>
          <w:color w:val="000000"/>
          <w:sz w:val="22"/>
          <w:szCs w:val="22"/>
        </w:rPr>
      </w:pPr>
      <w:r>
        <w:rPr>
          <w:rFonts w:ascii="바탕체" w:eastAsia="바탕체" w:hAnsi="바탕체" w:cs="바탕체"/>
          <w:color w:val="000000"/>
          <w:sz w:val="22"/>
          <w:szCs w:val="22"/>
        </w:rPr>
        <w:t>“갑”과 "을"은 본 계약의 이행과 관련하여 신의와 성실로 상호 협력한다.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1"/>
        </w:numPr>
        <w:rPr>
          <w:rFonts w:ascii="바탕체" w:eastAsia="바탕체" w:hAnsi="바탕체" w:cs="바탕체"/>
          <w:color w:val="000000"/>
          <w:sz w:val="22"/>
          <w:szCs w:val="22"/>
        </w:rPr>
      </w:pPr>
      <w:r>
        <w:rPr>
          <w:rFonts w:ascii="바탕체" w:eastAsia="바탕체" w:hAnsi="바탕체" w:cs="바탕체"/>
          <w:color w:val="000000"/>
          <w:sz w:val="22"/>
          <w:szCs w:val="22"/>
        </w:rPr>
        <w:t>“갑"과 "을"은 본 계약에 명시되지 아니한 사항이나, 본 계약의 해석과 관련하여 분쟁이 발생하는 경우 각 상대방에게 분쟁의 사유를 서면으로 통지하고 이를 해결하기 위하여 노력한다.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1"/>
        </w:numPr>
        <w:rPr>
          <w:rFonts w:ascii="바탕체" w:eastAsia="바탕체" w:hAnsi="바탕체" w:cs="바탕체"/>
          <w:color w:val="000000"/>
          <w:sz w:val="22"/>
          <w:szCs w:val="22"/>
        </w:rPr>
      </w:pPr>
      <w:r>
        <w:rPr>
          <w:rFonts w:ascii="바탕체" w:eastAsia="바탕체" w:hAnsi="바탕체" w:cs="바탕체"/>
          <w:color w:val="000000"/>
          <w:sz w:val="22"/>
          <w:szCs w:val="22"/>
        </w:rPr>
        <w:t>본조</w:t>
      </w:r>
      <w:r>
        <w:rPr>
          <w:rFonts w:ascii="바탕체" w:eastAsia="바탕체" w:hAnsi="바탕체" w:cs="바탕체"/>
          <w:color w:val="000000"/>
          <w:sz w:val="22"/>
          <w:szCs w:val="22"/>
        </w:rPr>
        <w:t xml:space="preserve"> 제2항에도 불구하고 분쟁의 해결이 소송으로 진행되는 경우, 서울중앙지방법원을 제1심 관할법원으로 합의한다.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제15조 (불가항력 등)</w:t>
      </w:r>
    </w:p>
    <w:p>
      <w:pPr>
        <w:ind w:right="118"/>
        <w:rPr>
          <w:rFonts w:ascii="바탕체" w:eastAsia="바탕체" w:hAnsi="바탕체" w:cs="바탕체"/>
          <w:sz w:val="22"/>
          <w:szCs w:val="22"/>
        </w:rPr>
      </w:pPr>
      <w:r>
        <w:rPr>
          <w:rFonts w:ascii="바탕체" w:eastAsia="바탕체" w:hAnsi="바탕체" w:cs="바탕체"/>
          <w:sz w:val="22"/>
          <w:szCs w:val="22"/>
        </w:rPr>
        <w:t xml:space="preserve">천재지변, 내란, 파업, 법령의 변경, 정부나 지방자치단체의 작위, </w:t>
      </w:r>
      <w:r>
        <w:rPr>
          <w:rFonts w:ascii="바탕체" w:eastAsia="바탕체" w:hAnsi="바탕체" w:cs="바탕체"/>
          <w:sz w:val="22"/>
          <w:szCs w:val="22"/>
        </w:rPr>
        <w:t>부작위</w:t>
      </w:r>
      <w:r>
        <w:rPr>
          <w:rFonts w:ascii="바탕체" w:eastAsia="바탕체" w:hAnsi="바탕체" w:cs="바탕체"/>
          <w:sz w:val="22"/>
          <w:szCs w:val="22"/>
        </w:rPr>
        <w:t xml:space="preserve"> 등 당사자의 과실없이 통제 불가능한 사유가 발생한 경우 당해 </w:t>
      </w:r>
      <w:r>
        <w:rPr>
          <w:rFonts w:ascii="바탕체" w:eastAsia="바탕체" w:hAnsi="바탕체" w:cs="바탕체"/>
          <w:sz w:val="22"/>
          <w:szCs w:val="22"/>
        </w:rPr>
        <w:t>사유발생</w:t>
      </w:r>
      <w:r>
        <w:rPr>
          <w:rFonts w:ascii="바탕체" w:eastAsia="바탕체" w:hAnsi="바탕체" w:cs="바탕체"/>
          <w:sz w:val="22"/>
          <w:szCs w:val="22"/>
        </w:rPr>
        <w:t xml:space="preserve"> 사실을 즉시 상대방에게 통지함과 동시에 상호 이행을 중단하고, 향후 계약의 존속 여부에 대해 신속히 협의한다.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제16조 (계약상의 지위, 권리의 양수도)</w:t>
      </w:r>
    </w:p>
    <w:p>
      <w:pPr>
        <w:ind w:right="118"/>
        <w:rPr>
          <w:rFonts w:ascii="바탕체" w:eastAsia="바탕체" w:hAnsi="바탕체" w:cs="바탕체"/>
          <w:sz w:val="22"/>
          <w:szCs w:val="22"/>
        </w:rPr>
      </w:pPr>
      <w:r>
        <w:rPr>
          <w:rFonts w:ascii="바탕체" w:eastAsia="바탕체" w:hAnsi="바탕체" w:cs="바탕체"/>
          <w:sz w:val="22"/>
          <w:szCs w:val="22"/>
        </w:rPr>
        <w:t xml:space="preserve"> “갑”, “을”은 계약상의 지위나 권리를 상대방의 사전 서면동의 없이 양도 또는 담보로 제공할 수 없다. </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제17조 (비용의 부담)</w:t>
      </w:r>
    </w:p>
    <w:p>
      <w:pPr>
        <w:ind w:right="118"/>
        <w:rPr>
          <w:rFonts w:ascii="바탕체" w:eastAsia="바탕체" w:hAnsi="바탕체" w:cs="바탕체"/>
          <w:color w:val="FF0000"/>
          <w:sz w:val="22"/>
          <w:szCs w:val="22"/>
        </w:rPr>
      </w:pPr>
      <w:r>
        <w:rPr>
          <w:rFonts w:ascii="바탕체" w:eastAsia="바탕체" w:hAnsi="바탕체" w:cs="바탕체"/>
          <w:sz w:val="22"/>
          <w:szCs w:val="22"/>
        </w:rPr>
        <w:t xml:space="preserve">“을”은 “본건 사업”과 관련하여 </w:t>
      </w:r>
      <w:r>
        <w:rPr>
          <w:rFonts w:ascii="바탕체" w:eastAsia="바탕체" w:hAnsi="바탕체" w:cs="바탕체"/>
          <w:sz w:val="22"/>
          <w:szCs w:val="22"/>
        </w:rPr>
        <w:t>사업분석</w:t>
      </w:r>
      <w:r>
        <w:rPr>
          <w:rFonts w:ascii="바탕체" w:eastAsia="바탕체" w:hAnsi="바탕체" w:cs="바탕체"/>
          <w:sz w:val="22"/>
          <w:szCs w:val="22"/>
        </w:rPr>
        <w:t xml:space="preserve"> 및 신용평가, 감정평가, 법률자문 등의 업무를 외부 기관에 의뢰할 필요가 있다고 판단될 경우 외부 기관에 의뢰하기 전에 “갑”과 협의하여야 하며, 관련 비용은 “갑”이 부담하기로 한다.</w:t>
      </w:r>
      <w:r>
        <w:rPr>
          <w:rFonts w:ascii="바탕체" w:eastAsia="바탕체" w:hAnsi="바탕체" w:cs="바탕체"/>
          <w:color w:val="FF0000"/>
          <w:sz w:val="22"/>
          <w:szCs w:val="22"/>
        </w:rPr>
        <w:t xml:space="preserve"> </w:t>
      </w:r>
      <w:commentRangeStart w:id="11"/>
      <w:r>
        <w:rPr>
          <w:rFonts w:ascii="바탕체" w:eastAsia="바탕체" w:hAnsi="바탕체" w:cs="바탕체"/>
          <w:color w:val="FF0000"/>
          <w:sz w:val="22"/>
          <w:szCs w:val="22"/>
        </w:rPr>
        <w:t xml:space="preserve">단 “을”이 “본건 사업”과 관련하여 “갑”과 이해관계가 충돌하지 아니하는 법률자문을 의뢰할 경우에는 “갑”의 고문변호사에게 의뢰함을 원칙으로 한다. </w:t>
      </w:r>
      <w:commentRangeEnd w:id="11"/>
      <w:r>
        <w:commentReference w:id="11"/>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제18조 (기타)</w:t>
      </w:r>
    </w:p>
    <w:p>
      <w:pPr>
        <w:ind w:right="118"/>
        <w:pBdr>
          <w:between w:val="nil"/>
          <w:top w:val="nil"/>
          <w:left w:val="nil"/>
          <w:bottom w:val="nil"/>
          <w:right w:val="nil"/>
        </w:pBdr>
        <w:numPr>
          <w:ilvl w:val="0"/>
          <w:numId w:val="12"/>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“을”은 “본 계약”에 따른 보수(금융주선수수료) 외에 추가로 </w:t>
      </w:r>
      <w:r>
        <w:rPr>
          <w:rFonts w:ascii="바탕체" w:eastAsia="바탕체" w:hAnsi="바탕체" w:cs="바탕체"/>
          <w:color w:val="000000"/>
          <w:sz w:val="22"/>
          <w:szCs w:val="22"/>
        </w:rPr>
        <w:t>금전등</w:t>
      </w:r>
      <w:r>
        <w:rPr>
          <w:rFonts w:ascii="바탕체" w:eastAsia="바탕체" w:hAnsi="바탕체" w:cs="바탕체"/>
          <w:color w:val="000000"/>
          <w:sz w:val="22"/>
          <w:szCs w:val="22"/>
        </w:rPr>
        <w:t>(</w:t>
      </w:r>
      <w:r>
        <w:rPr>
          <w:rFonts w:ascii="바탕체" w:eastAsia="바탕체" w:hAnsi="바탕체" w:cs="바탕체"/>
          <w:color w:val="FF0000"/>
          <w:sz w:val="22"/>
          <w:szCs w:val="22"/>
        </w:rPr>
        <w:t>위약벌</w:t>
      </w:r>
      <w:r>
        <w:rPr>
          <w:rFonts w:ascii="바탕체" w:eastAsia="바탕체" w:hAnsi="바탕체" w:cs="바탕체"/>
          <w:color w:val="FF0000"/>
          <w:sz w:val="22"/>
          <w:szCs w:val="22"/>
        </w:rPr>
        <w:t xml:space="preserve">, </w:t>
      </w:r>
      <w:r>
        <w:rPr>
          <w:rFonts w:ascii="바탕체" w:eastAsia="바탕체" w:hAnsi="바탕체" w:cs="바탕체"/>
          <w:color w:val="000000"/>
          <w:sz w:val="22"/>
          <w:szCs w:val="22"/>
        </w:rPr>
        <w:t>손해배상금 및 제11조에 따른 지연손해금은 제외)을 “갑”에게 요구하지 않는다.</w:t>
      </w:r>
    </w:p>
    <w:p>
      <w:pPr>
        <w:ind w:right="118"/>
        <w:pBdr>
          <w:between w:val="nil"/>
          <w:top w:val="nil"/>
          <w:left w:val="nil"/>
          <w:bottom w:val="nil"/>
          <w:right w:val="nil"/>
        </w:pBdr>
        <w:numPr>
          <w:ilvl w:val="0"/>
          <w:numId w:val="12"/>
        </w:numPr>
        <w:rPr>
          <w:rFonts w:ascii="바탕체" w:eastAsia="바탕체" w:hAnsi="바탕체" w:cs="바탕체"/>
          <w:color w:val="000000"/>
          <w:sz w:val="22"/>
          <w:szCs w:val="22"/>
        </w:rPr>
      </w:pPr>
      <w:commentRangeStart w:id="12"/>
      <w:r>
        <w:rPr>
          <w:rFonts w:ascii="바탕체" w:eastAsia="바탕체" w:hAnsi="바탕체" w:cs="바탕체"/>
          <w:strike/>
          <w:color w:val="FF0000"/>
          <w:sz w:val="22"/>
          <w:szCs w:val="22"/>
        </w:rPr>
        <w:t>“본 계약”은 민법 제680조에서 규정하는 위임계약에 해당하지 아니하므로, 민법상 위임과 관련된 규정은 적용되지 아니한다</w:t>
      </w:r>
      <w:commentRangeEnd w:id="12"/>
      <w:r>
        <w:commentReference w:id="12"/>
      </w:r>
      <w:r>
        <w:rPr>
          <w:rFonts w:ascii="바탕체" w:eastAsia="바탕체" w:hAnsi="바탕체" w:cs="바탕체"/>
          <w:color w:val="000000"/>
          <w:sz w:val="22"/>
          <w:szCs w:val="22"/>
        </w:rPr>
        <w:t>.</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제19조 (효력의 발생)</w:t>
      </w:r>
    </w:p>
    <w:p>
      <w:pPr>
        <w:ind w:right="118"/>
        <w:rPr>
          <w:rFonts w:ascii="바탕체" w:eastAsia="바탕체" w:hAnsi="바탕체" w:cs="바탕체"/>
          <w:sz w:val="22"/>
          <w:szCs w:val="22"/>
        </w:rPr>
      </w:pPr>
      <w:r>
        <w:rPr>
          <w:rFonts w:ascii="바탕체" w:eastAsia="바탕체" w:hAnsi="바탕체" w:cs="바탕체"/>
          <w:sz w:val="22"/>
          <w:szCs w:val="22"/>
        </w:rPr>
        <w:t>본 계약서의 효력은 각 당사자가 기명 날인함과 동시에 발생한다.</w:t>
      </w:r>
    </w:p>
    <w:p>
      <w:pPr>
        <w:ind w:right="118"/>
        <w:jc w:val="left"/>
        <w:rPr>
          <w:rFonts w:ascii="바탕체" w:eastAsia="바탕체" w:hAnsi="바탕체" w:cs="바탕체"/>
          <w:sz w:val="22"/>
          <w:szCs w:val="22"/>
        </w:rPr>
      </w:pPr>
    </w:p>
    <w:p>
      <w:pPr>
        <w:ind w:right="118"/>
        <w:jc w:val="center"/>
        <w:rPr>
          <w:rFonts w:ascii="바탕체" w:eastAsia="바탕체" w:hAnsi="바탕체" w:cs="바탕체"/>
          <w:i/>
          <w:sz w:val="22"/>
          <w:szCs w:val="22"/>
        </w:rPr>
      </w:pPr>
      <w:r>
        <w:rPr>
          <w:rFonts w:ascii="바탕체" w:eastAsia="바탕체" w:hAnsi="바탕체" w:cs="바탕체"/>
          <w:i/>
          <w:sz w:val="22"/>
          <w:szCs w:val="22"/>
        </w:rPr>
        <w:t>(다음 면의 기명날인을 위하여 이하 여백)</w:t>
      </w: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pageBreakBefore/>
        <w:jc w:val="left"/>
        <w:rPr>
          <w:rFonts w:ascii="바탕체" w:eastAsia="바탕체" w:hAnsi="바탕체" w:cs="바탕체"/>
          <w:sz w:val="22"/>
          <w:szCs w:val="22"/>
        </w:rPr>
      </w:pPr>
      <w:bookmarkStart w:id="14" w:name="_30j0zll" w:colFirst="0" w:colLast="0"/>
      <w:bookmarkEnd w:id="14"/>
      <w:r>
        <w:rPr>
          <w:rFonts w:ascii="바탕체" w:eastAsia="바탕체" w:hAnsi="바탕체" w:cs="바탕체"/>
          <w:sz w:val="22"/>
          <w:szCs w:val="22"/>
        </w:rPr>
        <w:t>상기와 같이 본 계약이 체결됨을 확실히 증명하기 위하여 본 계약서를 4부 작성하여 "갑"과 "을"이 기명날인 또는 서명한 후 각 1부씩 보관한다.</w:t>
      </w: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right="118"/>
        <w:jc w:val="center"/>
        <w:pBdr>
          <w:between w:val="nil"/>
          <w:top w:val="nil"/>
          <w:left w:val="nil"/>
          <w:bottom w:val="nil"/>
          <w:right w:val="nil"/>
        </w:pBdr>
        <w:rPr>
          <w:rFonts w:ascii="바탕체" w:eastAsia="바탕체" w:hAnsi="바탕체" w:cs="바탕체"/>
          <w:color w:val="000000"/>
          <w:sz w:val="22"/>
          <w:szCs w:val="22"/>
        </w:rPr>
      </w:pPr>
      <w:r>
        <w:rPr>
          <w:rFonts w:ascii="바탕체" w:eastAsia="바탕체" w:hAnsi="바탕체" w:cs="바탕체"/>
          <w:color w:val="000000"/>
          <w:sz w:val="22"/>
          <w:szCs w:val="22"/>
        </w:rPr>
        <w:t>2023년   월    일</w:t>
      </w:r>
    </w:p>
    <w:p>
      <w:pPr>
        <w:ind w:right="118"/>
      </w:pPr>
    </w:p>
    <w:p>
      <w:pPr>
        <w:ind w:right="118"/>
      </w:pPr>
    </w:p>
    <w:p>
      <w:pPr>
        <w:ind w:right="118"/>
      </w:pPr>
    </w:p>
    <w:p>
      <w:pPr>
        <w:ind w:right="118"/>
      </w:pPr>
    </w:p>
    <w:p>
      <w:pPr>
        <w:ind w:right="118"/>
        <w:rPr>
          <w:rFonts w:ascii="바탕체" w:eastAsia="바탕체" w:hAnsi="바탕체" w:cs="바탕체"/>
          <w:sz w:val="22"/>
          <w:szCs w:val="22"/>
        </w:rPr>
      </w:pPr>
      <w:r>
        <w:rPr>
          <w:rFonts w:ascii="바탕체" w:eastAsia="바탕체" w:hAnsi="바탕체" w:cs="바탕체"/>
          <w:b/>
          <w:sz w:val="22"/>
          <w:szCs w:val="22"/>
        </w:rPr>
        <w:t xml:space="preserve">" 갑 </w:t>
      </w:r>
      <w:r>
        <w:rPr>
          <w:rFonts w:ascii="바탕체" w:eastAsia="바탕체" w:hAnsi="바탕체" w:cs="바탕체"/>
          <w:b/>
          <w:sz w:val="22"/>
          <w:szCs w:val="22"/>
        </w:rPr>
        <w:t>" :</w:t>
      </w:r>
      <w:r>
        <w:rPr>
          <w:rFonts w:ascii="바탕체" w:eastAsia="바탕체" w:hAnsi="바탕체" w:cs="바탕체"/>
          <w:b/>
          <w:sz w:val="22"/>
          <w:szCs w:val="22"/>
        </w:rPr>
        <w:t xml:space="preserve"> 의정부녹양역세권 주상복합 지역주택조합</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 을1 </w:t>
      </w:r>
      <w:r>
        <w:rPr>
          <w:rFonts w:ascii="바탕체" w:eastAsia="바탕체" w:hAnsi="바탕체" w:cs="바탕체"/>
          <w:b/>
          <w:sz w:val="22"/>
          <w:szCs w:val="22"/>
        </w:rPr>
        <w:t>" :</w:t>
      </w:r>
      <w:r>
        <w:rPr>
          <w:rFonts w:ascii="바탕체" w:eastAsia="바탕체" w:hAnsi="바탕체" w:cs="바탕체"/>
          <w:b/>
          <w:sz w:val="22"/>
          <w:szCs w:val="22"/>
        </w:rPr>
        <w:t xml:space="preserve">  </w:t>
      </w:r>
      <w:r>
        <w:rPr>
          <w:rFonts w:ascii="바탕체" w:eastAsia="바탕체" w:hAnsi="바탕체" w:cs="바탕체"/>
          <w:b/>
          <w:sz w:val="22"/>
          <w:szCs w:val="22"/>
        </w:rPr>
        <w:t>메리츠증권</w:t>
      </w:r>
      <w:r>
        <w:rPr>
          <w:rFonts w:ascii="바탕체" w:eastAsia="바탕체" w:hAnsi="바탕체" w:cs="바탕체"/>
          <w:b/>
          <w:sz w:val="22"/>
          <w:szCs w:val="22"/>
        </w:rPr>
        <w:t xml:space="preserve"> 주식회사</w:t>
      </w:r>
    </w:p>
    <w:p>
      <w:pPr>
        <w:ind w:right="118" w:firstLine="1100"/>
        <w:rPr>
          <w:rFonts w:ascii="바탕체" w:eastAsia="바탕체" w:hAnsi="바탕체" w:cs="바탕체"/>
          <w:sz w:val="22"/>
          <w:szCs w:val="22"/>
        </w:rPr>
      </w:pPr>
      <w:r>
        <w:rPr>
          <w:rFonts w:ascii="바탕체" w:eastAsia="바탕체" w:hAnsi="바탕체" w:cs="바탕체"/>
          <w:sz w:val="22"/>
          <w:szCs w:val="22"/>
        </w:rPr>
        <w:t xml:space="preserve">서울 영등포구 </w:t>
      </w:r>
      <w:r>
        <w:rPr>
          <w:rFonts w:ascii="바탕체" w:eastAsia="바탕체" w:hAnsi="바탕체" w:cs="바탕체"/>
          <w:sz w:val="22"/>
          <w:szCs w:val="22"/>
        </w:rPr>
        <w:t>국제금융로</w:t>
      </w:r>
      <w:r>
        <w:rPr>
          <w:rFonts w:ascii="바탕체" w:eastAsia="바탕체" w:hAnsi="바탕체" w:cs="바탕체"/>
          <w:sz w:val="22"/>
          <w:szCs w:val="22"/>
        </w:rPr>
        <w:t xml:space="preserve"> 10(여의도동, Three IFC)</w:t>
      </w:r>
    </w:p>
    <w:p>
      <w:pPr>
        <w:ind w:left="-2" w:right="118" w:firstLine="1100"/>
        <w:rPr>
          <w:rFonts w:ascii="바탕체" w:eastAsia="바탕체" w:hAnsi="바탕체" w:cs="바탕체"/>
          <w:sz w:val="22"/>
          <w:szCs w:val="22"/>
        </w:rPr>
      </w:pPr>
      <w:r>
        <w:rPr>
          <w:rFonts w:ascii="바탕체" w:eastAsia="바탕체" w:hAnsi="바탕체" w:cs="바탕체"/>
          <w:sz w:val="22"/>
          <w:szCs w:val="22"/>
        </w:rPr>
        <w:t>대표이사   최알렉산더희문   (인)</w:t>
      </w: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 을2 </w:t>
      </w:r>
      <w:r>
        <w:rPr>
          <w:rFonts w:ascii="바탕체" w:eastAsia="바탕체" w:hAnsi="바탕체" w:cs="바탕체"/>
          <w:b/>
          <w:sz w:val="22"/>
          <w:szCs w:val="22"/>
        </w:rPr>
        <w:t>" :</w:t>
      </w:r>
      <w:r>
        <w:rPr>
          <w:rFonts w:ascii="바탕체" w:eastAsia="바탕체" w:hAnsi="바탕체" w:cs="바탕체"/>
          <w:b/>
          <w:sz w:val="22"/>
          <w:szCs w:val="22"/>
        </w:rPr>
        <w:t xml:space="preserve">  </w:t>
      </w:r>
      <w:r>
        <w:rPr>
          <w:rFonts w:ascii="바탕체" w:eastAsia="바탕체" w:hAnsi="바탕체" w:cs="바탕체"/>
          <w:b/>
          <w:sz w:val="22"/>
          <w:szCs w:val="22"/>
        </w:rPr>
        <w:t>흥국증권</w:t>
      </w:r>
      <w:r>
        <w:rPr>
          <w:rFonts w:ascii="바탕체" w:eastAsia="바탕체" w:hAnsi="바탕체" w:cs="바탕체"/>
          <w:b/>
          <w:sz w:val="22"/>
          <w:szCs w:val="22"/>
        </w:rPr>
        <w:t xml:space="preserve"> 주식회사</w:t>
      </w:r>
    </w:p>
    <w:p>
      <w:pPr>
        <w:ind w:right="118" w:firstLine="1100"/>
        <w:rPr>
          <w:rFonts w:ascii="바탕체" w:eastAsia="바탕체" w:hAnsi="바탕체" w:cs="바탕체"/>
          <w:sz w:val="22"/>
          <w:szCs w:val="22"/>
        </w:rPr>
      </w:pPr>
      <w:r>
        <w:rPr>
          <w:rFonts w:ascii="바탕체" w:eastAsia="바탕체" w:hAnsi="바탕체" w:cs="바탕체"/>
          <w:sz w:val="22"/>
          <w:szCs w:val="22"/>
        </w:rPr>
        <w:t xml:space="preserve">서울 영등포구 </w:t>
      </w:r>
      <w:r>
        <w:rPr>
          <w:rFonts w:ascii="바탕체" w:eastAsia="바탕체" w:hAnsi="바탕체" w:cs="바탕체"/>
          <w:sz w:val="22"/>
          <w:szCs w:val="22"/>
        </w:rPr>
        <w:t>국제금융로</w:t>
      </w:r>
      <w:r>
        <w:rPr>
          <w:rFonts w:ascii="바탕체" w:eastAsia="바탕체" w:hAnsi="바탕체" w:cs="바탕체"/>
          <w:sz w:val="22"/>
          <w:szCs w:val="22"/>
        </w:rPr>
        <w:t xml:space="preserve">2길 32, 14층(여의도동, </w:t>
      </w:r>
      <w:r>
        <w:rPr>
          <w:rFonts w:ascii="바탕체" w:eastAsia="바탕체" w:hAnsi="바탕체" w:cs="바탕체"/>
          <w:sz w:val="22"/>
          <w:szCs w:val="22"/>
        </w:rPr>
        <w:t>여의도파이낸스타워</w:t>
      </w:r>
      <w:r>
        <w:rPr>
          <w:rFonts w:ascii="바탕체" w:eastAsia="바탕체" w:hAnsi="바탕체" w:cs="바탕체"/>
          <w:sz w:val="22"/>
          <w:szCs w:val="22"/>
        </w:rPr>
        <w:t>)</w:t>
      </w:r>
    </w:p>
    <w:p>
      <w:pPr>
        <w:ind w:left="-2" w:right="118" w:firstLine="1100"/>
        <w:rPr>
          <w:rFonts w:ascii="바탕체" w:eastAsia="바탕체" w:hAnsi="바탕체" w:cs="바탕체"/>
          <w:sz w:val="22"/>
          <w:szCs w:val="22"/>
        </w:rPr>
      </w:pPr>
      <w:r>
        <w:rPr>
          <w:rFonts w:ascii="바탕체" w:eastAsia="바탕체" w:hAnsi="바탕체" w:cs="바탕체"/>
          <w:sz w:val="22"/>
          <w:szCs w:val="22"/>
        </w:rPr>
        <w:t>대표이사 주 원 (인)</w:t>
      </w: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 을3 </w:t>
      </w:r>
      <w:r>
        <w:rPr>
          <w:rFonts w:ascii="바탕체" w:eastAsia="바탕체" w:hAnsi="바탕체" w:cs="바탕체"/>
          <w:b/>
          <w:sz w:val="22"/>
          <w:szCs w:val="22"/>
        </w:rPr>
        <w:t>" :</w:t>
      </w:r>
      <w:r>
        <w:rPr>
          <w:rFonts w:ascii="바탕체" w:eastAsia="바탕체" w:hAnsi="바탕체" w:cs="바탕체"/>
          <w:b/>
          <w:sz w:val="22"/>
          <w:szCs w:val="22"/>
        </w:rPr>
        <w:t xml:space="preserve">  다올자산운용 주식회사</w:t>
      </w:r>
    </w:p>
    <w:p>
      <w:pPr>
        <w:ind w:right="118" w:firstLine="1100"/>
        <w:rPr>
          <w:rFonts w:ascii="바탕체" w:eastAsia="바탕체" w:hAnsi="바탕체" w:cs="바탕체"/>
          <w:sz w:val="22"/>
          <w:szCs w:val="22"/>
        </w:rPr>
      </w:pPr>
      <w:r>
        <w:rPr>
          <w:rFonts w:ascii="바탕체" w:eastAsia="바탕체" w:hAnsi="바탕체" w:cs="바탕체"/>
          <w:sz w:val="22"/>
          <w:szCs w:val="22"/>
        </w:rPr>
        <w:t xml:space="preserve">서울 영등포구 </w:t>
      </w:r>
      <w:r>
        <w:rPr>
          <w:rFonts w:ascii="바탕체" w:eastAsia="바탕체" w:hAnsi="바탕체" w:cs="바탕체"/>
          <w:sz w:val="22"/>
          <w:szCs w:val="22"/>
        </w:rPr>
        <w:t>여의나루로</w:t>
      </w:r>
      <w:r>
        <w:rPr>
          <w:rFonts w:ascii="바탕체" w:eastAsia="바탕체" w:hAnsi="바탕체" w:cs="바탕체"/>
          <w:sz w:val="22"/>
          <w:szCs w:val="22"/>
        </w:rPr>
        <w:t xml:space="preserve"> 60, 28층(여의도동, 여의도우체국) </w:t>
      </w:r>
    </w:p>
    <w:p>
      <w:pPr>
        <w:ind w:left="-2" w:right="118" w:firstLine="1100"/>
        <w:rPr>
          <w:rFonts w:ascii="바탕체" w:eastAsia="바탕체" w:hAnsi="바탕체" w:cs="바탕체"/>
          <w:sz w:val="22"/>
          <w:szCs w:val="22"/>
        </w:rPr>
      </w:pPr>
      <w:r>
        <w:rPr>
          <w:rFonts w:ascii="바탕체" w:eastAsia="바탕체" w:hAnsi="바탕체" w:cs="바탕체"/>
          <w:sz w:val="22"/>
          <w:szCs w:val="22"/>
        </w:rPr>
        <w:t>대표이사 이 창 희 (인)</w:t>
      </w:r>
    </w:p>
    <w:p>
      <w:pPr>
        <w:ind w:left="763" w:right="118"/>
        <w:pBdr>
          <w:between w:val="nil"/>
          <w:top w:val="nil"/>
          <w:left w:val="nil"/>
          <w:bottom w:val="nil"/>
          <w:right w:val="nil"/>
        </w:pBdr>
        <w:rPr>
          <w:color w:val="000000"/>
        </w:rPr>
      </w:pPr>
    </w:p>
    <w:sectPr>
      <w:pgSz w:w="11906" w:h="16838"/>
      <w:pgMar w:top="1440" w:right="1080" w:bottom="1440" w:left="1080" w:header="851" w:footer="992" w:gutter="0"/>
      <w:cols w:space="720"/>
      <w:docGrid w:linePitch="360"/>
      <w:footerReference w:type="default" r:id="rId1"/>
      <w:pgNumType w:start="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comment w:id="1" w:author="조관행" w:date="2023-07-25T16:52:00Z">
    <w:p>
      <w:pPr>
        <w:jc w:val="both"/>
        <w:pBdr>
          <w:between w:val="nil"/>
          <w:top w:val="nil"/>
          <w:left w:val="nil"/>
          <w:bottom w:val="nil"/>
          <w:right w:val="nil"/>
        </w:pBdr>
        <w:rPr>
          <w:lang w:eastAsia="ko-KR"/>
          <w:rFonts w:ascii="Arial" w:eastAsia="Arial" w:hAnsi="Arial" w:cs="Arial" w:hint="eastAsia"/>
          <w:color w:val="000000"/>
          <w:sz w:val="22"/>
          <w:szCs w:val="22"/>
          <w:rtl w:val="off"/>
        </w:rPr>
      </w:pPr>
      <w:r>
        <w:rPr>
          <w:rFonts w:ascii="Arial" w:eastAsia="Arial" w:hAnsi="Arial" w:cs="Arial"/>
          <w:color w:val="000000"/>
          <w:sz w:val="22"/>
          <w:szCs w:val="22"/>
        </w:rPr>
        <w:t>하나증권과의 계약은 날인한 적이 없</w:t>
      </w:r>
      <w:r>
        <w:rPr>
          <w:lang w:eastAsia="ko-KR"/>
          <w:rFonts w:ascii="Arial" w:eastAsia="Arial" w:hAnsi="Arial" w:cs="Arial"/>
          <w:color w:val="000000"/>
          <w:sz w:val="22"/>
          <w:szCs w:val="22"/>
          <w:rtl w:val="off"/>
        </w:rPr>
        <w:t xml:space="preserve">음. </w:t>
      </w:r>
      <w:r>
        <w:rPr>
          <w:rFonts w:ascii="Arial" w:eastAsia="Arial" w:hAnsi="Arial" w:cs="Arial"/>
          <w:color w:val="000000"/>
          <w:sz w:val="22"/>
          <w:szCs w:val="22"/>
        </w:rPr>
        <w:t xml:space="preserve">주식회사 </w:t>
      </w:r>
      <w:r>
        <w:rPr>
          <w:rFonts w:ascii="Arial" w:eastAsia="Arial" w:hAnsi="Arial" w:cs="Arial"/>
          <w:color w:val="000000"/>
          <w:sz w:val="22"/>
          <w:szCs w:val="22"/>
        </w:rPr>
        <w:t>케이빌더대부중개와</w:t>
      </w:r>
      <w:r>
        <w:rPr>
          <w:rFonts w:ascii="Arial" w:eastAsia="Arial" w:hAnsi="Arial" w:cs="Arial"/>
          <w:color w:val="000000"/>
          <w:sz w:val="22"/>
          <w:szCs w:val="22"/>
        </w:rPr>
        <w:t xml:space="preserve"> 금융자문계약을 한 것은 </w:t>
      </w:r>
      <w:r>
        <w:rPr>
          <w:lang w:eastAsia="ko-KR"/>
          <w:rFonts w:ascii="Arial" w:eastAsia="Arial" w:hAnsi="Arial" w:cs="Arial"/>
          <w:color w:val="000000"/>
          <w:sz w:val="22"/>
          <w:szCs w:val="22"/>
          <w:rtl w:val="off"/>
        </w:rPr>
        <w:t>금융주선계약과 실질적으로 내</w:t>
      </w:r>
      <w:r>
        <w:rPr>
          <w:rFonts w:ascii="Arial" w:eastAsia="Arial" w:hAnsi="Arial" w:cs="Arial"/>
          <w:color w:val="000000"/>
          <w:sz w:val="22"/>
          <w:szCs w:val="22"/>
        </w:rPr>
        <w:t>용</w:t>
      </w:r>
      <w:r>
        <w:rPr>
          <w:lang w:eastAsia="ko-KR"/>
          <w:rFonts w:ascii="Arial" w:eastAsia="Arial" w:hAnsi="Arial" w:cs="Arial"/>
          <w:color w:val="000000"/>
          <w:sz w:val="22"/>
          <w:szCs w:val="22"/>
          <w:rtl w:val="off"/>
        </w:rPr>
        <w:t xml:space="preserve">이 유사하므로 명시 필요. </w:t>
      </w:r>
    </w:p>
    <w:p>
      <w:pPr>
        <w:jc w:val="both"/>
        <w:pBdr>
          <w:between w:val="nil"/>
          <w:top w:val="nil"/>
          <w:left w:val="nil"/>
          <w:bottom w:val="nil"/>
          <w:right w:val="nil"/>
        </w:pBdr>
        <w:rPr>
          <w:rFonts w:ascii="Arial" w:eastAsia="Arial" w:hAnsi="Arial" w:cs="Arial"/>
          <w:color w:val="000000"/>
          <w:sz w:val="22"/>
          <w:szCs w:val="22"/>
        </w:rPr>
      </w:pPr>
      <w:r>
        <w:rPr>
          <w:lang w:eastAsia="ko-KR"/>
          <w:rFonts w:ascii="Arial" w:eastAsia="Arial" w:hAnsi="Arial" w:cs="Arial"/>
          <w:color w:val="000000"/>
          <w:sz w:val="22"/>
          <w:szCs w:val="22"/>
          <w:rtl w:val="off"/>
        </w:rPr>
        <w:t>단 케이빌더와의 계약 내용에 금융주선계약은 물론 업무대행사의 업무와 중복되는 것이 있</w:t>
      </w:r>
      <w:r>
        <w:rPr>
          <w:lang w:eastAsia="ko-KR"/>
          <w:rFonts w:ascii="Arial" w:eastAsia="Arial" w:hAnsi="Arial" w:cs="Arial" w:hint="eastAsia"/>
          <w:color w:val="000000"/>
          <w:sz w:val="22"/>
          <w:szCs w:val="22"/>
          <w:rtl w:val="off"/>
        </w:rPr>
        <w:br/>
      </w:r>
      <w:r>
        <w:rPr>
          <w:lang w:eastAsia="ko-KR"/>
          <w:rFonts w:ascii="Arial" w:eastAsia="Arial" w:hAnsi="Arial" w:cs="Arial"/>
          <w:color w:val="000000"/>
          <w:sz w:val="22"/>
          <w:szCs w:val="22"/>
          <w:rtl w:val="off"/>
        </w:rPr>
        <w:t>음을 유념하세요.</w:t>
      </w:r>
    </w:p>
  </w:comment>
  <w:comment w:id="2" w:author="USER" w:date="2023-07-26T10:25:00Z" w:initials="U">
    <w:p>
      <w:pPr>
        <w:pStyle w:val="a9"/>
        <w:rPr>
          <w:lang w:eastAsia="ko-KR"/>
          <w:rFonts w:hint="eastAsia"/>
          <w:rtl w:val="off"/>
        </w:rPr>
      </w:pPr>
      <w:r>
        <w:rPr>
          <w:rStyle w:val="aa"/>
        </w:rPr>
        <w:annotationRef/>
      </w:r>
      <w:r>
        <w:rPr>
          <w:rFonts w:hint="eastAsia"/>
        </w:rPr>
        <w:t>반영 불가합니다.</w:t>
      </w:r>
      <w:r>
        <w:t xml:space="preserve">  </w:t>
      </w:r>
      <w:r>
        <w:rPr>
          <w:rFonts w:hint="eastAsia"/>
        </w:rPr>
        <w:t>타 기관에서 실현가능성이 담보되지 않은 공격적인 제안으로 프로젝트를 흔들 경우 자금조달에 문제가 생기는 케이스가 다수 있었습니다.</w:t>
      </w:r>
      <w:r>
        <w:t xml:space="preserve">  </w:t>
      </w:r>
    </w:p>
    <w:p>
      <w:pPr>
        <w:pStyle w:val="a9"/>
      </w:pPr>
      <w:r>
        <w:rPr>
          <w:lang w:eastAsia="ko-KR"/>
          <w:rtl w:val="off"/>
        </w:rPr>
        <w:t>(조합) 삭제 동의</w:t>
      </w:r>
    </w:p>
  </w:comment>
  <w:comment w:id="3" w:author="조관행" w:date="2023-07-25T17:01:00Z">
    <w:p>
      <w:pPr>
        <w:jc w:val="left"/>
        <w:pBdr>
          <w:between w:val="nil"/>
          <w:top w:val="nil"/>
          <w:left w:val="nil"/>
          <w:bottom w:val="nil"/>
          <w:right w:val="nil"/>
        </w:pBdr>
        <w:rPr>
          <w:lang w:eastAsia="ko-KR"/>
          <w:rFonts w:ascii="Arial" w:eastAsia="Arial" w:hAnsi="Arial" w:cs="Arial" w:hint="eastAsia"/>
          <w:color w:val="000000"/>
          <w:sz w:val="22"/>
          <w:szCs w:val="22"/>
          <w:rtl w:val="off"/>
        </w:rPr>
      </w:pPr>
      <w:r>
        <w:rPr>
          <w:rFonts w:ascii="Arial" w:eastAsia="Arial" w:hAnsi="Arial" w:cs="Arial"/>
          <w:color w:val="000000"/>
          <w:sz w:val="22"/>
          <w:szCs w:val="22"/>
        </w:rPr>
        <w:t>위약벌을</w:t>
      </w:r>
      <w:r>
        <w:rPr>
          <w:rFonts w:ascii="Arial" w:eastAsia="Arial" w:hAnsi="Arial" w:cs="Arial"/>
          <w:color w:val="000000"/>
          <w:sz w:val="22"/>
          <w:szCs w:val="22"/>
        </w:rPr>
        <w:t xml:space="preserve"> 위약금으로 수정하고 </w:t>
      </w:r>
      <w:r>
        <w:rPr>
          <w:rFonts w:ascii="Arial" w:eastAsia="Arial" w:hAnsi="Arial" w:cs="Arial"/>
          <w:color w:val="000000"/>
          <w:sz w:val="22"/>
          <w:szCs w:val="22"/>
        </w:rPr>
        <w:t>본항</w:t>
      </w:r>
      <w:r>
        <w:rPr>
          <w:rFonts w:ascii="Arial" w:eastAsia="Arial" w:hAnsi="Arial" w:cs="Arial"/>
          <w:color w:val="000000"/>
          <w:sz w:val="22"/>
          <w:szCs w:val="22"/>
        </w:rPr>
        <w:t xml:space="preserve"> 중 </w:t>
      </w:r>
      <w:r>
        <w:rPr>
          <w:rFonts w:ascii="Arial" w:eastAsia="Arial" w:hAnsi="Arial" w:cs="Arial"/>
          <w:color w:val="000000"/>
          <w:sz w:val="22"/>
          <w:szCs w:val="22"/>
        </w:rPr>
        <w:t>삭제부분을</w:t>
      </w:r>
      <w:r>
        <w:rPr>
          <w:rFonts w:ascii="Arial" w:eastAsia="Arial" w:hAnsi="Arial" w:cs="Arial"/>
          <w:color w:val="000000"/>
          <w:sz w:val="22"/>
          <w:szCs w:val="22"/>
        </w:rPr>
        <w:t xml:space="preserve"> 삭제함이 상호 공정한 </w:t>
      </w:r>
      <w:r>
        <w:rPr>
          <w:rFonts w:ascii="Arial" w:eastAsia="Arial" w:hAnsi="Arial" w:cs="Arial"/>
          <w:color w:val="000000"/>
          <w:sz w:val="22"/>
          <w:szCs w:val="22"/>
        </w:rPr>
        <w:t>계약조항임</w:t>
      </w:r>
      <w:r>
        <w:rPr>
          <w:lang w:eastAsia="ko-KR"/>
          <w:rFonts w:ascii="Arial" w:eastAsia="Arial" w:hAnsi="Arial" w:cs="Arial"/>
          <w:color w:val="000000"/>
          <w:sz w:val="22"/>
          <w:szCs w:val="22"/>
          <w:rtl w:val="off"/>
        </w:rPr>
        <w:t xml:space="preserve">. </w:t>
      </w:r>
    </w:p>
    <w:p>
      <w:pPr>
        <w:jc w:val="left"/>
        <w:pBdr>
          <w:between w:val="nil"/>
          <w:top w:val="nil"/>
          <w:left w:val="nil"/>
          <w:bottom w:val="nil"/>
          <w:right w:val="nil"/>
        </w:pBdr>
        <w:rPr>
          <w:rFonts w:ascii="Arial" w:eastAsia="Arial" w:hAnsi="Arial" w:cs="Arial"/>
          <w:color w:val="000000"/>
          <w:sz w:val="22"/>
          <w:szCs w:val="22"/>
        </w:rPr>
      </w:pPr>
      <w:r>
        <w:rPr>
          <w:lang w:eastAsia="ko-KR"/>
          <w:rFonts w:ascii="Arial" w:eastAsia="Arial" w:hAnsi="Arial" w:cs="Arial"/>
          <w:color w:val="000000"/>
          <w:sz w:val="22"/>
          <w:szCs w:val="22"/>
          <w:rtl w:val="off"/>
        </w:rPr>
        <w:t>금융사는 삭제에 반대하지만 위약금으로 수정하면 삭제 부분도 삭제하는 것이 법리상 일관되고 타당함.</w:t>
      </w:r>
    </w:p>
  </w:comment>
  <w:comment w:id="4" w:author="조관행" w:date="2023-07-25T16:56: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위약</w:t>
      </w:r>
      <w:r>
        <w:rPr>
          <w:lang w:eastAsia="ko-KR"/>
          <w:rFonts w:ascii="Arial" w:eastAsia="Arial" w:hAnsi="Arial" w:cs="Arial"/>
          <w:color w:val="000000"/>
          <w:sz w:val="22"/>
          <w:szCs w:val="22"/>
          <w:rtl w:val="off"/>
        </w:rPr>
        <w:t>금</w:t>
      </w:r>
      <w:r>
        <w:rPr>
          <w:rFonts w:ascii="Arial" w:eastAsia="Arial" w:hAnsi="Arial" w:cs="Arial"/>
          <w:color w:val="000000"/>
          <w:sz w:val="22"/>
          <w:szCs w:val="22"/>
        </w:rPr>
        <w:t>을</w:t>
      </w:r>
      <w:r>
        <w:rPr>
          <w:rFonts w:ascii="Arial" w:eastAsia="Arial" w:hAnsi="Arial" w:cs="Arial"/>
          <w:color w:val="000000"/>
          <w:sz w:val="22"/>
          <w:szCs w:val="22"/>
        </w:rPr>
        <w:t xml:space="preserve"> 부담할 사유가 발생하지 않았다고도 주장하지 못하게 하는 것은 헌법상 재판청구권을 막는 조항으로서 무효 소지가 있고 집행부는 </w:t>
      </w:r>
      <w:r>
        <w:rPr>
          <w:rFonts w:ascii="Arial" w:eastAsia="Arial" w:hAnsi="Arial" w:cs="Arial"/>
          <w:color w:val="000000"/>
          <w:sz w:val="22"/>
          <w:szCs w:val="22"/>
        </w:rPr>
        <w:t>배임소지가</w:t>
      </w:r>
      <w:r>
        <w:rPr>
          <w:rFonts w:ascii="Arial" w:eastAsia="Arial" w:hAnsi="Arial" w:cs="Arial"/>
          <w:color w:val="000000"/>
          <w:sz w:val="22"/>
          <w:szCs w:val="22"/>
        </w:rPr>
        <w:t xml:space="preserve"> 큼. 반드시 삭제 필요</w:t>
      </w:r>
      <w:r>
        <w:rPr>
          <w:lang w:eastAsia="ko-KR"/>
          <w:rFonts w:ascii="Arial" w:eastAsia="Arial" w:hAnsi="Arial" w:cs="Arial"/>
          <w:color w:val="000000"/>
          <w:sz w:val="22"/>
          <w:szCs w:val="22"/>
          <w:rtl w:val="off"/>
        </w:rPr>
        <w:t>. 금융사도 동의함.</w:t>
      </w:r>
    </w:p>
  </w:comment>
  <w:comment w:id="5" w:author="USER" w:date="2023-07-26T10:32:00Z" w:initials="U">
    <w:p>
      <w:pPr>
        <w:pStyle w:val="a9"/>
      </w:pPr>
      <w:r>
        <w:rPr>
          <w:rStyle w:val="aa"/>
        </w:rPr>
        <w:annotationRef/>
      </w:r>
      <w:r>
        <w:rPr>
          <w:rFonts w:hint="eastAsia"/>
        </w:rPr>
        <w:t>집행부 리스크 우려로 삭제 반영하겠습니다.</w:t>
      </w:r>
      <w:r>
        <w:t xml:space="preserve"> </w:t>
      </w:r>
    </w:p>
  </w:comment>
  <w:comment w:id="6" w:author="RESORT" w:date="2023-08-01T12:51:35Z" w:initials="RESORT">
    <w:p>
      <w:pPr>
        <w:pStyle w:val="a9"/>
      </w:pPr>
      <w:r>
        <w:rPr>
          <w:lang w:eastAsia="ko-KR"/>
          <w:rtl w:val="off"/>
        </w:rPr>
        <w:t>삭제. 위약금으로 수정하면 본 10항은 법리상 불필요하고 존치하면 모순되는 조항임.111111</w:t>
      </w:r>
      <w:r>
        <w:annotationRef/>
      </w:r>
    </w:p>
  </w:comment>
  <w:comment w:id="7" w:author="조관행" w:date="2023-07-25T17:22: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 xml:space="preserve">2호와 동일하게 적용함이 공정한 </w:t>
      </w:r>
      <w:r>
        <w:rPr>
          <w:rFonts w:ascii="Arial" w:eastAsia="Arial" w:hAnsi="Arial" w:cs="Arial"/>
          <w:color w:val="000000"/>
          <w:sz w:val="22"/>
          <w:szCs w:val="22"/>
        </w:rPr>
        <w:t>계약임</w:t>
      </w:r>
    </w:p>
  </w:comment>
  <w:comment w:id="8" w:author="USER" w:date="2023-07-26T13:02:00Z" w:initials="U">
    <w:p>
      <w:pPr>
        <w:pStyle w:val="a9"/>
      </w:pPr>
      <w:r>
        <w:rPr>
          <w:rStyle w:val="aa"/>
        </w:rPr>
        <w:annotationRef/>
      </w:r>
      <w:r>
        <w:rPr>
          <w:rFonts w:hint="eastAsia"/>
        </w:rPr>
        <w:t>반영하겠습니다.</w:t>
      </w:r>
      <w:r>
        <w:t xml:space="preserve"> </w:t>
      </w:r>
    </w:p>
  </w:comment>
  <w:comment w:id="9" w:author="RESORT" w:date="2023-08-01T13:26:19Z" w:initials="RESORT">
    <w:p>
      <w:pPr>
        <w:pStyle w:val="a9"/>
      </w:pPr>
      <w:r>
        <w:rPr>
          <w:lang w:eastAsia="ko-KR"/>
          <w:rtl w:val="off"/>
        </w:rPr>
        <w:t>“을”의 귀책사유로 해재되면 갑이 손배배상을 청구할 수 있는데, 그 반대로 비용을 지급한다는 것은 모순되므로 추가문구 필요.</w:t>
      </w:r>
      <w:r>
        <w:annotationRef/>
      </w:r>
    </w:p>
  </w:comment>
  <w:comment w:id="10" w:author="RESORT" w:date="2023-08-01T12:55:13Z" w:initials="RESORT">
    <w:p>
      <w:pPr>
        <w:pStyle w:val="a9"/>
      </w:pPr>
      <w:r>
        <w:rPr>
          <w:lang w:eastAsia="ko-KR"/>
          <w:rtl w:val="off"/>
        </w:rPr>
        <w:t>위약벌을 위약금으로 수정시 을의 손해배상액 상한 약정에 조합이 동의함.</w:t>
      </w:r>
      <w:r>
        <w:annotationRef/>
      </w:r>
    </w:p>
  </w:comment>
  <w:comment w:id="11" w:author="조관행" w:date="2023-07-25T17:33:00Z">
    <w:p>
      <w:pPr>
        <w:jc w:val="left"/>
        <w:pBdr>
          <w:between w:val="nil"/>
          <w:top w:val="nil"/>
          <w:left w:val="nil"/>
          <w:bottom w:val="nil"/>
          <w:right w:val="nil"/>
        </w:pBdr>
        <w:rPr>
          <w:rFonts w:ascii="Arial" w:eastAsia="Arial" w:hAnsi="Arial" w:cs="Arial"/>
          <w:color w:val="000000"/>
          <w:sz w:val="22"/>
          <w:szCs w:val="22"/>
        </w:rPr>
      </w:pPr>
      <w:r>
        <w:rPr>
          <w:lang w:eastAsia="ko-KR"/>
          <w:rFonts w:ascii="Arial" w:eastAsia="Arial" w:hAnsi="Arial" w:cs="Arial"/>
          <w:color w:val="000000"/>
          <w:sz w:val="22"/>
          <w:szCs w:val="22"/>
          <w:rtl w:val="off"/>
        </w:rPr>
        <w:t xml:space="preserve">금융사는 본 단서의 추가에 동의하지 아니하나 갑과 을의 이해관계가 상충되지 아니하는 경우(예컨대 브릿지론이나 pf계약서의 검토와 자문 등)에 </w:t>
      </w:r>
      <w:r>
        <w:rPr>
          <w:rFonts w:ascii="Arial" w:eastAsia="Arial" w:hAnsi="Arial" w:cs="Arial"/>
          <w:color w:val="000000"/>
          <w:sz w:val="22"/>
          <w:szCs w:val="22"/>
        </w:rPr>
        <w:t>갑의 고문변호가가 있</w:t>
      </w:r>
      <w:r>
        <w:rPr>
          <w:lang w:eastAsia="ko-KR"/>
          <w:rFonts w:ascii="Arial" w:eastAsia="Arial" w:hAnsi="Arial" w:cs="Arial"/>
          <w:color w:val="000000"/>
          <w:sz w:val="22"/>
          <w:szCs w:val="22"/>
          <w:rtl w:val="off"/>
        </w:rPr>
        <w:t>어 그 검토가 가능한데 굳이 을이 별도로 외부 로펌에</w:t>
      </w:r>
      <w:r>
        <w:rPr>
          <w:rFonts w:ascii="Arial" w:eastAsia="Arial" w:hAnsi="Arial" w:cs="Arial"/>
          <w:color w:val="000000"/>
          <w:sz w:val="22"/>
          <w:szCs w:val="22"/>
        </w:rPr>
        <w:t xml:space="preserve"> 많은 비용을</w:t>
      </w:r>
      <w:r>
        <w:rPr>
          <w:lang w:eastAsia="ko-KR"/>
          <w:rFonts w:ascii="Arial" w:eastAsia="Arial" w:hAnsi="Arial" w:cs="Arial"/>
          <w:color w:val="000000"/>
          <w:sz w:val="22"/>
          <w:szCs w:val="22"/>
          <w:rtl w:val="off"/>
        </w:rPr>
        <w:t xml:space="preserve"> 약정하고 그 비용을 조합이 부담하</w:t>
      </w:r>
      <w:r>
        <w:rPr>
          <w:rFonts w:ascii="Arial" w:eastAsia="Arial" w:hAnsi="Arial" w:cs="Arial"/>
          <w:color w:val="000000"/>
          <w:sz w:val="22"/>
          <w:szCs w:val="22"/>
        </w:rPr>
        <w:t xml:space="preserve">면서 자문을 의뢰할 필요가 있는지 </w:t>
      </w:r>
      <w:r>
        <w:rPr>
          <w:lang w:eastAsia="ko-KR"/>
          <w:rFonts w:ascii="Arial" w:eastAsia="Arial" w:hAnsi="Arial" w:cs="Arial"/>
          <w:color w:val="000000"/>
          <w:sz w:val="22"/>
          <w:szCs w:val="22"/>
          <w:rtl w:val="off"/>
        </w:rPr>
        <w:t xml:space="preserve">강한 </w:t>
      </w:r>
      <w:r>
        <w:rPr>
          <w:rFonts w:ascii="Arial" w:eastAsia="Arial" w:hAnsi="Arial" w:cs="Arial"/>
          <w:color w:val="000000"/>
          <w:sz w:val="22"/>
          <w:szCs w:val="22"/>
        </w:rPr>
        <w:t xml:space="preserve">의문이 </w:t>
      </w:r>
      <w:r>
        <w:rPr>
          <w:lang w:eastAsia="ko-KR"/>
          <w:rFonts w:ascii="Arial" w:eastAsia="Arial" w:hAnsi="Arial" w:cs="Arial"/>
          <w:color w:val="000000"/>
          <w:sz w:val="22"/>
          <w:szCs w:val="22"/>
          <w:rtl w:val="off"/>
        </w:rPr>
        <w:t xml:space="preserve">듬. </w:t>
      </w:r>
      <w:r>
        <w:rPr>
          <w:rFonts w:ascii="Arial" w:eastAsia="Arial" w:hAnsi="Arial" w:cs="Arial"/>
          <w:color w:val="000000"/>
          <w:sz w:val="22"/>
          <w:szCs w:val="22"/>
        </w:rPr>
        <w:t>이 조항의 추가</w:t>
      </w:r>
      <w:r>
        <w:rPr>
          <w:lang w:eastAsia="ko-KR"/>
          <w:rFonts w:ascii="Arial" w:eastAsia="Arial" w:hAnsi="Arial" w:cs="Arial"/>
          <w:color w:val="000000"/>
          <w:sz w:val="22"/>
          <w:szCs w:val="22"/>
          <w:rtl w:val="off"/>
        </w:rPr>
        <w:t>가 필요함. 만에 하나라도 추가하지 않더라도 사실상 이 조항의 정신을 반영하여 주선해야 함. 즉 조합은 자신을 지키기 위해 조합고문로펌(금융증권 전문 파트도 있음)의 자문을 받아야 하고, 이것이 을의 이해관계와 상충되지 아니함.</w:t>
      </w:r>
    </w:p>
  </w:comment>
  <w:comment w:id="12" w:author="조관행" w:date="2023-07-25T17:34: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이 계약은 위임계약</w:t>
      </w:r>
      <w:r>
        <w:rPr>
          <w:lang w:eastAsia="ko-KR"/>
          <w:rFonts w:ascii="Arial" w:eastAsia="Arial" w:hAnsi="Arial" w:cs="Arial"/>
          <w:color w:val="000000"/>
          <w:sz w:val="22"/>
          <w:szCs w:val="22"/>
          <w:rtl w:val="off"/>
        </w:rPr>
        <w:t>의 일종임. 금융사가 이 조항의 삭제에 반대한 것은 조합이 임의로 이 계약을 해지하는 것을 방지하기 위한 것으로 보이는데, 계약기간이 보장되어 있</w:t>
      </w:r>
      <w:r>
        <w:rPr>
          <w:lang w:eastAsia="ko-KR"/>
          <w:rFonts w:ascii="Arial" w:eastAsia="Arial" w:hAnsi="Arial" w:cs="Arial" w:hint="eastAsia"/>
          <w:color w:val="000000"/>
          <w:sz w:val="22"/>
          <w:szCs w:val="22"/>
          <w:rtl w:val="off"/>
        </w:rPr>
        <w:br/>
      </w:r>
      <w:r>
        <w:rPr>
          <w:lang w:eastAsia="ko-KR"/>
          <w:rFonts w:ascii="Arial" w:eastAsia="Arial" w:hAnsi="Arial" w:cs="Arial"/>
          <w:color w:val="000000"/>
          <w:sz w:val="22"/>
          <w:szCs w:val="22"/>
          <w:rtl w:val="off"/>
        </w:rPr>
        <w:t>고, 새로 추가하는 2023. 10. 말까지 불가능시 해지 조항이 신설되므로 본 조항 삭제가 논리적으로 타당함., 본 조합을 두더라도 판사가 이 계약의 성질을 정할 것인데, 민법상 위임계약에 해당한다고 판시할 것이 거의 확실함.</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체">
    <w:panose1 w:val="02030609000101010101"/>
    <w:family w:val="roman"/>
    <w:charset w:val="81"/>
    <w:notTrueType w:val="false"/>
    <w:sig w:usb0="B00002AF" w:usb1="69D77CFB" w:usb2="00000030" w:usb3="00000001" w:csb0="4008009F" w:csb1="DFD70000"/>
  </w:font>
  <w:font w:name="Arial">
    <w:panose1 w:val="020B0604020202020204"/>
    <w:family w:val="swiss"/>
    <w:charset w:val="00"/>
    <w:notTrueType w:val="false"/>
    <w:sig w:usb0="E0002EFF" w:usb1="C000785B" w:usb2="00000009" w:usb3="00000001" w:csb0="400001FF" w:csb1="FFFF0000"/>
  </w:font>
  <w:font w:name="바탕">
    <w:panose1 w:val="02030600000101010101"/>
    <w:family w:val="roman"/>
    <w:charset w:val="81"/>
    <w:notTrueType w:val="false"/>
    <w:sig w:usb0="B00002AF" w:usb1="69D77CFB" w:usb2="00000030" w:usb3="00000001" w:csb0="4008009F" w:csb1="DFD70000"/>
  </w:font>
  <w:font w:name="Georgia">
    <w:panose1 w:val="02040502050405020303"/>
    <w:family w:val="roman"/>
    <w:charset w:val="00"/>
    <w:notTrueType w:val="false"/>
    <w:sig w:usb0="00000287" w:usb1="00000001" w:usb2="00000001" w:usb3="00000001" w:csb0="200000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between w:val="nil"/>
        <w:top w:val="nil"/>
        <w:left w:val="nil"/>
        <w:bottom w:val="nil"/>
        <w:right w:val="nil"/>
      </w:pBdr>
      <w:tabs>
        <w:tab w:val="center" w:pos="4513"/>
        <w:tab w:val="right" w:pos="9026"/>
      </w:tabs>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pPr>
      <w:pBdr>
        <w:between w:val="nil"/>
        <w:top w:val="nil"/>
        <w:left w:val="nil"/>
        <w:bottom w:val="nil"/>
        <w:right w:val="nil"/>
      </w:pBdr>
      <w:tabs>
        <w:tab w:val="center" w:pos="4513"/>
        <w:tab w:val="right" w:pos="9026"/>
      </w:tabs>
      <w:rPr>
        <w:color w:val="000000"/>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a4579bb"/>
    <w:multiLevelType w:val="multilevel"/>
    <w:tmpl w:val="8550f12a"/>
    <w:lvl w:ilvl="0">
      <w:start w:val="1"/>
      <w:lvlText w:val="%1"/>
      <w:lvlJc w:val="left"/>
      <w:pPr>
        <w:ind w:left="763" w:hanging="360"/>
      </w:pPr>
    </w:lvl>
    <w:lvl w:ilvl="1">
      <w:start w:val="1"/>
      <w:numFmt w:val="upperLetter"/>
      <w:lvlText w:val="%2."/>
      <w:lvlJc w:val="left"/>
      <w:pPr>
        <w:ind w:left="1203" w:hanging="400"/>
      </w:pPr>
    </w:lvl>
    <w:lvl w:ilvl="2">
      <w:start w:val="1"/>
      <w:numFmt w:val="lowerRoman"/>
      <w:lvlText w:val="%3."/>
      <w:lvlJc w:val="right"/>
      <w:pPr>
        <w:ind w:left="1603" w:hanging="400"/>
      </w:pPr>
    </w:lvl>
    <w:lvl w:ilvl="3">
      <w:start w:val="1"/>
      <w:lvlText w:val="%4."/>
      <w:lvlJc w:val="left"/>
      <w:pPr>
        <w:ind w:left="2003" w:hanging="400"/>
      </w:pPr>
    </w:lvl>
    <w:lvl w:ilvl="4">
      <w:start w:val="1"/>
      <w:numFmt w:val="upperLetter"/>
      <w:lvlText w:val="%5."/>
      <w:lvlJc w:val="left"/>
      <w:pPr>
        <w:ind w:left="2403" w:hanging="400"/>
      </w:pPr>
    </w:lvl>
    <w:lvl w:ilvl="5">
      <w:start w:val="1"/>
      <w:numFmt w:val="lowerRoman"/>
      <w:lvlText w:val="%6."/>
      <w:lvlJc w:val="right"/>
      <w:pPr>
        <w:ind w:left="2803" w:hanging="400"/>
      </w:pPr>
    </w:lvl>
    <w:lvl w:ilvl="6">
      <w:start w:val="1"/>
      <w:lvlText w:val="%7."/>
      <w:lvlJc w:val="left"/>
      <w:pPr>
        <w:ind w:left="3203" w:hanging="400"/>
      </w:pPr>
    </w:lvl>
    <w:lvl w:ilvl="7">
      <w:start w:val="1"/>
      <w:numFmt w:val="upperLetter"/>
      <w:lvlText w:val="%8."/>
      <w:lvlJc w:val="left"/>
      <w:pPr>
        <w:ind w:left="3603" w:hanging="400"/>
      </w:pPr>
    </w:lvl>
    <w:lvl w:ilvl="8">
      <w:start w:val="1"/>
      <w:numFmt w:val="lowerRoman"/>
      <w:lvlText w:val="%9."/>
      <w:lvlJc w:val="right"/>
      <w:pPr>
        <w:ind w:left="4003" w:hanging="400"/>
      </w:pPr>
    </w:lvl>
  </w:abstractNum>
  <w:abstractNum w:abstractNumId="1">
    <w:nsid w:val="13d91bc1"/>
    <w:multiLevelType w:val="multilevel"/>
    <w:tmpl w:val="256eb20"/>
    <w:lvl w:ilvl="0">
      <w:start w:val="1"/>
      <w:lvlText w:val="%1."/>
      <w:lvlJc w:val="left"/>
      <w:pPr>
        <w:ind w:left="1020" w:hanging="360"/>
      </w:pPr>
    </w:lvl>
    <w:lvl w:ilvl="1">
      <w:start w:val="1"/>
      <w:numFmt w:val="upperLetter"/>
      <w:lvlText w:val="%2."/>
      <w:lvlJc w:val="left"/>
      <w:pPr>
        <w:ind w:left="1460" w:hanging="400"/>
      </w:pPr>
    </w:lvl>
    <w:lvl w:ilvl="2">
      <w:start w:val="1"/>
      <w:numFmt w:val="lowerRoman"/>
      <w:lvlText w:val="%3."/>
      <w:lvlJc w:val="right"/>
      <w:pPr>
        <w:ind w:left="1860" w:hanging="400"/>
      </w:pPr>
    </w:lvl>
    <w:lvl w:ilvl="3">
      <w:start w:val="1"/>
      <w:lvlText w:val="%4."/>
      <w:lvlJc w:val="left"/>
      <w:pPr>
        <w:ind w:left="2260" w:hanging="400"/>
      </w:pPr>
    </w:lvl>
    <w:lvl w:ilvl="4">
      <w:start w:val="1"/>
      <w:numFmt w:val="upperLetter"/>
      <w:lvlText w:val="%5."/>
      <w:lvlJc w:val="left"/>
      <w:pPr>
        <w:ind w:left="2660" w:hanging="400"/>
      </w:pPr>
    </w:lvl>
    <w:lvl w:ilvl="5">
      <w:start w:val="1"/>
      <w:numFmt w:val="lowerRoman"/>
      <w:lvlText w:val="%6."/>
      <w:lvlJc w:val="right"/>
      <w:pPr>
        <w:ind w:left="3060" w:hanging="400"/>
      </w:pPr>
    </w:lvl>
    <w:lvl w:ilvl="6">
      <w:start w:val="1"/>
      <w:lvlText w:val="%7."/>
      <w:lvlJc w:val="left"/>
      <w:pPr>
        <w:ind w:left="3460" w:hanging="400"/>
      </w:pPr>
    </w:lvl>
    <w:lvl w:ilvl="7">
      <w:start w:val="1"/>
      <w:numFmt w:val="upperLetter"/>
      <w:lvlText w:val="%8."/>
      <w:lvlJc w:val="left"/>
      <w:pPr>
        <w:ind w:left="3860" w:hanging="400"/>
      </w:pPr>
    </w:lvl>
    <w:lvl w:ilvl="8">
      <w:start w:val="1"/>
      <w:numFmt w:val="lowerRoman"/>
      <w:lvlText w:val="%9."/>
      <w:lvlJc w:val="right"/>
      <w:pPr>
        <w:ind w:left="4260" w:hanging="400"/>
      </w:pPr>
    </w:lvl>
  </w:abstractNum>
  <w:abstractNum w:abstractNumId="2">
    <w:nsid w:val="4ccc7c9c"/>
    <w:multiLevelType w:val="multilevel"/>
    <w:tmpl w:val="7c924f26"/>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nsid w:val="759107b0"/>
    <w:multiLevelType w:val="multilevel"/>
    <w:tmpl w:val="488442e6"/>
    <w:lvl w:ilvl="0">
      <w:start w:val="1"/>
      <w:lvlText w:val="%1."/>
      <w:lvlJc w:val="left"/>
      <w:pPr>
        <w:ind w:left="1068" w:hanging="360"/>
      </w:pPr>
    </w:lvl>
    <w:lvl w:ilvl="1">
      <w:start w:val="1"/>
      <w:numFmt w:val="upperLetter"/>
      <w:lvlText w:val="%2."/>
      <w:lvlJc w:val="left"/>
      <w:pPr>
        <w:ind w:left="1508" w:hanging="400"/>
      </w:pPr>
    </w:lvl>
    <w:lvl w:ilvl="2">
      <w:start w:val="1"/>
      <w:numFmt w:val="lowerRoman"/>
      <w:lvlText w:val="%3."/>
      <w:lvlJc w:val="right"/>
      <w:pPr>
        <w:ind w:left="1908" w:hanging="400"/>
      </w:pPr>
    </w:lvl>
    <w:lvl w:ilvl="3">
      <w:start w:val="1"/>
      <w:lvlText w:val="%4."/>
      <w:lvlJc w:val="left"/>
      <w:pPr>
        <w:ind w:left="2308" w:hanging="400"/>
      </w:pPr>
    </w:lvl>
    <w:lvl w:ilvl="4">
      <w:start w:val="1"/>
      <w:numFmt w:val="upperLetter"/>
      <w:lvlText w:val="%5."/>
      <w:lvlJc w:val="left"/>
      <w:pPr>
        <w:ind w:left="2708" w:hanging="400"/>
      </w:pPr>
    </w:lvl>
    <w:lvl w:ilvl="5">
      <w:start w:val="1"/>
      <w:numFmt w:val="lowerRoman"/>
      <w:lvlText w:val="%6."/>
      <w:lvlJc w:val="right"/>
      <w:pPr>
        <w:ind w:left="3108" w:hanging="400"/>
      </w:pPr>
    </w:lvl>
    <w:lvl w:ilvl="6">
      <w:start w:val="1"/>
      <w:lvlText w:val="%7."/>
      <w:lvlJc w:val="left"/>
      <w:pPr>
        <w:ind w:left="3508" w:hanging="400"/>
      </w:pPr>
    </w:lvl>
    <w:lvl w:ilvl="7">
      <w:start w:val="1"/>
      <w:numFmt w:val="upperLetter"/>
      <w:lvlText w:val="%8."/>
      <w:lvlJc w:val="left"/>
      <w:pPr>
        <w:ind w:left="3908" w:hanging="400"/>
      </w:pPr>
    </w:lvl>
    <w:lvl w:ilvl="8">
      <w:start w:val="1"/>
      <w:numFmt w:val="lowerRoman"/>
      <w:lvlText w:val="%9."/>
      <w:lvlJc w:val="right"/>
      <w:pPr>
        <w:ind w:left="4308" w:hanging="400"/>
      </w:pPr>
    </w:lvl>
  </w:abstractNum>
  <w:abstractNum w:abstractNumId="4">
    <w:nsid w:val="1b040c5f"/>
    <w:multiLevelType w:val="multilevel"/>
    <w:tmpl w:val="712c44c0"/>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nsid w:val="2e80334a"/>
    <w:multiLevelType w:val="multilevel"/>
    <w:tmpl w:val="ac223d12"/>
    <w:lvl w:ilvl="0">
      <w:start w:val="1"/>
      <w:lvlText w:val="%1."/>
      <w:lvlJc w:val="left"/>
      <w:pPr>
        <w:ind w:left="1160" w:hanging="36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6">
    <w:nsid w:val="63f75863"/>
    <w:multiLevelType w:val="multilevel"/>
    <w:tmpl w:val="c9aada6"/>
    <w:lvl w:ilvl="0">
      <w:start w:val="1"/>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7">
    <w:nsid w:val="2f953088"/>
    <w:multiLevelType w:val="multilevel"/>
    <w:tmpl w:val="d585a5e"/>
    <w:lvl w:ilvl="0">
      <w:start w:val="1"/>
      <w:lvlText w:val="%1"/>
      <w:lvlJc w:val="left"/>
      <w:pPr>
        <w:ind w:left="800" w:hanging="400"/>
      </w:pPr>
    </w:lvl>
    <w:lvl w:ilvl="1">
      <w:start w:val="1"/>
      <w:lvlText w:val="%2."/>
      <w:lvlJc w:val="left"/>
      <w:pPr>
        <w:ind w:left="111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nsid w:val="72410f5"/>
    <w:multiLevelType w:val="multilevel"/>
    <w:tmpl w:val="73b09ed2"/>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nsid w:val="365358b3"/>
    <w:multiLevelType w:val="multilevel"/>
    <w:tmpl w:val="4464bd8"/>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nsid w:val="6618734c"/>
    <w:multiLevelType w:val="multilevel"/>
    <w:tmpl w:val="8668fc6"/>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nsid w:val="1f357370"/>
    <w:multiLevelType w:val="multilevel"/>
    <w:tmpl w:val="ab82412a"/>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trackRevisions/>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바탕" w:eastAsia="바탕" w:hAnsi="바탕" w:cs="바탕"/>
      </w:rPr>
    </w:rPrDefault>
    <w:pPrDefault>
      <w:pPr>
        <w:widowControl w:val="off"/>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
    <w:name w:val="Normal"/>
  </w:style>
  <w:style w:type="paragraph" w:styleId="1">
    <w:name w:val="heading 1"/>
    <w:basedOn w:val="a"/>
    <w:next w:val="a"/>
    <w:pPr>
      <w:keepNext/>
      <w:keepLines/>
      <w:outlineLvl w:val="0"/>
      <w:spacing w:after="120" w:before="480"/>
    </w:pPr>
    <w:rPr>
      <w:b/>
      <w:sz w:val="48"/>
      <w:szCs w:val="48"/>
    </w:rPr>
  </w:style>
  <w:style w:type="paragraph" w:styleId="2">
    <w:name w:val="heading 2"/>
    <w:basedOn w:val="a"/>
    <w:next w:val="a"/>
    <w:pPr>
      <w:keepNext/>
      <w:keepLines/>
      <w:outlineLvl w:val="1"/>
      <w:spacing w:after="80" w:before="360"/>
    </w:pPr>
    <w:rPr>
      <w:b/>
      <w:sz w:val="36"/>
      <w:szCs w:val="36"/>
    </w:rPr>
  </w:style>
  <w:style w:type="paragraph" w:styleId="3">
    <w:name w:val="heading 3"/>
    <w:basedOn w:val="a"/>
    <w:next w:val="a"/>
    <w:pPr>
      <w:keepNext/>
      <w:keepLines/>
      <w:outlineLvl w:val="2"/>
      <w:spacing w:after="80" w:before="280"/>
    </w:pPr>
    <w:rPr>
      <w:b/>
      <w:sz w:val="28"/>
      <w:szCs w:val="28"/>
    </w:rPr>
  </w:style>
  <w:style w:type="paragraph" w:styleId="4">
    <w:name w:val="heading 4"/>
    <w:basedOn w:val="a"/>
    <w:next w:val="a"/>
    <w:pPr>
      <w:keepNext/>
      <w:keepLines/>
      <w:outlineLvl w:val="3"/>
      <w:spacing w:after="40" w:before="240"/>
    </w:pPr>
    <w:rPr>
      <w:b/>
      <w:sz w:val="24"/>
      <w:szCs w:val="24"/>
    </w:rPr>
  </w:style>
  <w:style w:type="paragraph" w:styleId="5">
    <w:name w:val="heading 5"/>
    <w:basedOn w:val="a"/>
    <w:next w:val="a"/>
    <w:pPr>
      <w:keepNext/>
      <w:keepLines/>
      <w:outlineLvl w:val="4"/>
      <w:spacing w:after="40" w:before="220"/>
    </w:pPr>
    <w:rPr>
      <w:b/>
      <w:sz w:val="22"/>
      <w:szCs w:val="22"/>
    </w:rPr>
  </w:style>
  <w:style w:type="paragraph" w:styleId="6">
    <w:name w:val="heading 6"/>
    <w:basedOn w:val="a"/>
    <w:next w:val="a"/>
    <w:pPr>
      <w:keepNext/>
      <w:keepLines/>
      <w:outlineLvl w:val="5"/>
      <w:spacing w:after="40" w:before="200"/>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120" w:before="480"/>
    </w:pPr>
    <w:rPr>
      <w:b/>
      <w:sz w:val="72"/>
      <w:szCs w:val="72"/>
    </w:rPr>
  </w:style>
  <w:style w:type="paragraph" w:styleId="a4">
    <w:name w:val="Subtitle"/>
    <w:basedOn w:val="a"/>
    <w:next w:val="a"/>
    <w:pPr>
      <w:keepNext/>
      <w:keepLines/>
      <w:spacing w:after="80" w:before="360"/>
    </w:pPr>
    <w:rPr>
      <w:rFonts w:ascii="Georgia" w:eastAsia="Georgia" w:hAnsi="Georgia" w:cs="Georgia"/>
      <w:i/>
      <w:color w:val="666666"/>
      <w:sz w:val="48"/>
      <w:szCs w:val="48"/>
    </w:rPr>
  </w:style>
  <w:style w:type="table" w:customStyle="1" w:styleId="a5">
    <w:basedOn w:val="TableNormal"/>
    <w:tblPr>
      <w:tblCellMar>
        <w:left w:w="99" w:type="dxa"/>
        <w:right w:w="99" w:type="dxa"/>
      </w:tblCellMar>
      <w:tblStyleColBandSize w:val="1"/>
      <w:tblStyleRowBandSize w:val="1"/>
    </w:tblPr>
  </w:style>
  <w:style w:type="paragraph" w:styleId="a9">
    <w:name w:val="annotation text"/>
    <w:uiPriority w:val="99"/>
    <w:basedOn w:val="a"/>
    <w:link w:val="Char"/>
    <w:semiHidden/>
    <w:unhideWhenUsed/>
    <w:pPr>
      <w:jc w:val="left"/>
    </w:pPr>
  </w:style>
  <w:style w:type="character" w:customStyle="1" w:styleId="Char">
    <w:name w:val="메모 텍스트 Char"/>
    <w:uiPriority w:val="99"/>
    <w:basedOn w:val="a0"/>
    <w:link w:val="a9"/>
    <w:semiHidden/>
  </w:style>
  <w:style w:type="character" w:styleId="aa">
    <w:name w:val="annotation reference"/>
    <w:uiPriority w:val="99"/>
    <w:basedOn w:val="a0"/>
    <w:semiHidden/>
    <w:unhideWhenUsed/>
    <w:rPr>
      <w:sz w:val="18"/>
      <w:szCs w:val="18"/>
    </w:rPr>
  </w:style>
  <w:style w:type="paragraph" w:styleId="ab">
    <w:name w:val="header"/>
    <w:uiPriority w:val="99"/>
    <w:basedOn w:val="a"/>
    <w:link w:val="Char0"/>
    <w:unhideWhenUsed/>
    <w:pPr>
      <w:snapToGrid w:val="0"/>
      <w:tabs>
        <w:tab w:val="center" w:pos="4513"/>
        <w:tab w:val="right" w:pos="9026"/>
      </w:tabs>
    </w:pPr>
  </w:style>
  <w:style w:type="character" w:customStyle="1" w:styleId="Char0">
    <w:name w:val="머리글 Char"/>
    <w:uiPriority w:val="99"/>
    <w:basedOn w:val="a0"/>
    <w:link w:val="ab"/>
  </w:style>
  <w:style w:type="paragraph" w:styleId="ac">
    <w:name w:val="footer"/>
    <w:uiPriority w:val="99"/>
    <w:basedOn w:val="a"/>
    <w:link w:val="Char1"/>
    <w:unhideWhenUsed/>
    <w:pPr>
      <w:snapToGrid w:val="0"/>
      <w:tabs>
        <w:tab w:val="center" w:pos="4513"/>
        <w:tab w:val="right" w:pos="9026"/>
      </w:tabs>
    </w:pPr>
  </w:style>
  <w:style w:type="character" w:customStyle="1" w:styleId="Char1">
    <w:name w:val="바닥글 Char"/>
    <w:uiPriority w:val="99"/>
    <w:basedOn w:val="a0"/>
    <w:link w:val="ac"/>
  </w:style>
  <w:style w:type="paragraph" w:styleId="ad">
    <w:name w:val="Balloon Text"/>
    <w:uiPriority w:val="99"/>
    <w:basedOn w:val="a"/>
    <w:link w:val="Char2"/>
    <w:semiHidden/>
    <w:unhideWhenUsed/>
    <w:rPr>
      <w:rFonts w:asciiTheme="majorHAnsi" w:eastAsiaTheme="majorEastAsia" w:hAnsiTheme="majorHAnsi" w:cstheme="majorBidi"/>
      <w:sz w:val="18"/>
      <w:szCs w:val="18"/>
    </w:rPr>
  </w:style>
  <w:style w:type="character" w:customStyle="1" w:styleId="Char2">
    <w:name w:val="풍선 도움말 텍스트 Char"/>
    <w:uiPriority w:val="99"/>
    <w:basedOn w:val="a0"/>
    <w:link w:val="ad"/>
    <w:semiHidden/>
    <w:rPr>
      <w:rFonts w:asciiTheme="majorHAnsi" w:eastAsiaTheme="majorEastAsia" w:hAnsiTheme="majorHAnsi" w:cstheme="majorBidi"/>
      <w:sz w:val="18"/>
      <w:szCs w:val="18"/>
    </w:rPr>
  </w:style>
  <w:style w:type="paragraph" w:styleId="ae">
    <w:name w:val="annotation subject"/>
    <w:uiPriority w:val="99"/>
    <w:basedOn w:val="a9"/>
    <w:next w:val="a9"/>
    <w:link w:val="Char3"/>
    <w:semiHidden/>
    <w:unhideWhenUsed/>
    <w:rPr>
      <w:b/>
      <w:bCs/>
    </w:rPr>
  </w:style>
  <w:style w:type="character" w:customStyle="1" w:styleId="Char3">
    <w:name w:val="메모 주제 Char"/>
    <w:uiPriority w:val="99"/>
    <w:basedOn w:val="Char"/>
    <w:link w:val="ae"/>
    <w:semiHidden/>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comments" Target="comments.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김영민</dc:creator>
  <cp:keywords/>
  <dc:description/>
  <cp:lastModifiedBy>RESORT</cp:lastModifiedBy>
  <cp:revision>1</cp:revision>
  <dcterms:created xsi:type="dcterms:W3CDTF">2023-08-01T12:32:10Z</dcterms:created>
  <dcterms:modified xsi:type="dcterms:W3CDTF">2023-08-01T04:29:13Z</dcterms:modified>
  <cp:version>1100.0100.01</cp:version>
</cp:coreProperties>
</file>